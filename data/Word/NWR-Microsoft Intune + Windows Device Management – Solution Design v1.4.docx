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Border1"/>
        <w:tblW w:w="0" w:type="auto"/>
        <w:tblLook w:val="04A0" w:firstRow="1" w:lastRow="0" w:firstColumn="1" w:lastColumn="0" w:noHBand="0" w:noVBand="1"/>
      </w:tblPr>
      <w:tblGrid>
        <w:gridCol w:w="9638"/>
      </w:tblGrid>
      <w:tr w:rsidR="000518C8" w:rsidRPr="002F052B" w14:paraId="1DC2BEA5" w14:textId="77777777" w:rsidTr="00562E4A">
        <w:trPr>
          <w:cantSplit/>
          <w:trHeight w:hRule="exact" w:val="8222"/>
        </w:trPr>
        <w:tc>
          <w:tcPr>
            <w:tcW w:w="9638" w:type="dxa"/>
            <w:vAlign w:val="bottom"/>
          </w:tcPr>
          <w:p w14:paraId="1E397824" w14:textId="0B965D1F" w:rsidR="000518C8" w:rsidRPr="00126530" w:rsidRDefault="00F74998" w:rsidP="00CF0DC5">
            <w:pPr>
              <w:spacing w:before="0" w:after="0"/>
              <w:ind w:right="57"/>
              <w:jc w:val="right"/>
              <w:rPr>
                <w:color w:val="FFFFFF" w:themeColor="background1"/>
              </w:rPr>
            </w:pPr>
            <w:r w:rsidRPr="00F74998">
              <w:rPr>
                <w:noProof/>
              </w:rPr>
              <mc:AlternateContent>
                <mc:Choice Requires="wps">
                  <w:drawing>
                    <wp:anchor distT="45720" distB="45720" distL="114300" distR="114300" simplePos="0" relativeHeight="251658246" behindDoc="0" locked="0" layoutInCell="1" allowOverlap="1" wp14:anchorId="227F1B12" wp14:editId="35231023">
                      <wp:simplePos x="0" y="0"/>
                      <wp:positionH relativeFrom="column">
                        <wp:posOffset>-5543550</wp:posOffset>
                      </wp:positionH>
                      <wp:positionV relativeFrom="paragraph">
                        <wp:posOffset>-188595</wp:posOffset>
                      </wp:positionV>
                      <wp:extent cx="5425440" cy="26123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5440" cy="2612390"/>
                              </a:xfrm>
                              <a:prstGeom prst="rect">
                                <a:avLst/>
                              </a:prstGeom>
                              <a:noFill/>
                              <a:ln w="9525">
                                <a:noFill/>
                                <a:miter lim="800000"/>
                                <a:headEnd/>
                                <a:tailEnd/>
                              </a:ln>
                            </wps:spPr>
                            <wps:txbx>
                              <w:txbxContent>
                                <w:p w14:paraId="1DD911AB" w14:textId="2E2FC2CE" w:rsidR="0021594D" w:rsidRPr="0021594D" w:rsidRDefault="007A74D2" w:rsidP="0021594D">
                                  <w:pPr>
                                    <w:pStyle w:val="Text"/>
                                    <w:rPr>
                                      <w:b/>
                                      <w:bCs/>
                                      <w:color w:val="FFFFFF" w:themeColor="background1"/>
                                      <w:sz w:val="52"/>
                                      <w:szCs w:val="52"/>
                                    </w:rPr>
                                  </w:pPr>
                                  <w:r w:rsidRPr="007A74D2">
                                    <w:rPr>
                                      <w:b/>
                                      <w:bCs/>
                                      <w:color w:val="FFFFFF" w:themeColor="background1"/>
                                      <w:sz w:val="52"/>
                                      <w:szCs w:val="52"/>
                                    </w:rPr>
                                    <w:t>Microsoft Intune + Windows Device Management – Solution Design Document</w:t>
                                  </w:r>
                                </w:p>
                                <w:p w14:paraId="655BB841" w14:textId="689B3770" w:rsidR="0021594D" w:rsidRPr="0021594D" w:rsidRDefault="0021594D" w:rsidP="0021594D">
                                  <w:pPr>
                                    <w:pStyle w:val="Text"/>
                                    <w:rPr>
                                      <w:b/>
                                      <w:bCs/>
                                      <w:color w:val="FFFFFF" w:themeColor="background1"/>
                                      <w:sz w:val="32"/>
                                      <w:szCs w:val="32"/>
                                    </w:rPr>
                                  </w:pPr>
                                  <w:r w:rsidRPr="0021594D">
                                    <w:rPr>
                                      <w:b/>
                                      <w:bCs/>
                                      <w:color w:val="FFFFFF" w:themeColor="background1"/>
                                      <w:sz w:val="32"/>
                                      <w:szCs w:val="32"/>
                                    </w:rPr>
                                    <w:t>16/05/2025</w:t>
                                  </w:r>
                                </w:p>
                                <w:p w14:paraId="70372BEB" w14:textId="38F4AE8C" w:rsidR="00F74998" w:rsidRPr="00F74998" w:rsidRDefault="00F74998" w:rsidP="00F74998">
                                  <w:pPr>
                                    <w:pStyle w:val="Heading1"/>
                                    <w:rPr>
                                      <w:color w:val="FFFFFF" w:themeColor="background1"/>
                                      <w:sz w:val="96"/>
                                      <w:szCs w:val="9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7F1B12" id="_x0000_t202" coordsize="21600,21600" o:spt="202" path="m,l,21600r21600,l21600,xe">
                      <v:stroke joinstyle="miter"/>
                      <v:path gradientshapeok="t" o:connecttype="rect"/>
                    </v:shapetype>
                    <v:shape id="Text Box 2" o:spid="_x0000_s1026" type="#_x0000_t202" style="position:absolute;left:0;text-align:left;margin-left:-436.5pt;margin-top:-14.85pt;width:427.2pt;height:205.7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" filled="f" stroked="f">
                      <v:textbox>
                        <w:txbxContent>
                          <w:p w14:paraId="1DD911AB" w14:textId="2E2FC2CE" w:rsidR="0021594D" w:rsidRPr="0021594D" w:rsidRDefault="007A74D2" w:rsidP="0021594D">
                            <w:pPr>
                              <w:pStyle w:val="Text"/>
                              <w:rPr>
                                <w:b/>
                                <w:bCs/>
                                <w:color w:val="FFFFFF" w:themeColor="background1"/>
                                <w:sz w:val="52"/>
                                <w:szCs w:val="52"/>
                              </w:rPr>
                            </w:pPr>
                            <w:r w:rsidRPr="007A74D2">
                              <w:rPr>
                                <w:b/>
                                <w:bCs/>
                                <w:color w:val="FFFFFF" w:themeColor="background1"/>
                                <w:sz w:val="52"/>
                                <w:szCs w:val="52"/>
                              </w:rPr>
                              <w:t>Microsoft Intune + Windows Device Management – Solution Design Document</w:t>
                            </w:r>
                          </w:p>
                          <w:p w14:paraId="655BB841" w14:textId="689B3770" w:rsidR="0021594D" w:rsidRPr="0021594D" w:rsidRDefault="0021594D" w:rsidP="0021594D">
                            <w:pPr>
                              <w:pStyle w:val="Text"/>
                              <w:rPr>
                                <w:b/>
                                <w:bCs/>
                                <w:color w:val="FFFFFF" w:themeColor="background1"/>
                                <w:sz w:val="32"/>
                                <w:szCs w:val="32"/>
                              </w:rPr>
                            </w:pPr>
                            <w:r w:rsidRPr="0021594D">
                              <w:rPr>
                                <w:b/>
                                <w:bCs/>
                                <w:color w:val="FFFFFF" w:themeColor="background1"/>
                                <w:sz w:val="32"/>
                                <w:szCs w:val="32"/>
                              </w:rPr>
                              <w:t>16/05/2025</w:t>
                            </w:r>
                          </w:p>
                          <w:p w14:paraId="70372BEB" w14:textId="38F4AE8C" w:rsidR="00F74998" w:rsidRPr="00F74998" w:rsidRDefault="00F74998" w:rsidP="00F74998">
                            <w:pPr>
                              <w:pStyle w:val="Heading1"/>
                              <w:rPr>
                                <w:color w:val="FFFFFF" w:themeColor="background1"/>
                                <w:sz w:val="96"/>
                                <w:szCs w:val="96"/>
                              </w:rPr>
                            </w:pPr>
                          </w:p>
                        </w:txbxContent>
                      </v:textbox>
                      <w10:wrap type="square"/>
                    </v:shape>
                  </w:pict>
                </mc:Fallback>
              </mc:AlternateContent>
            </w:r>
            <w:sdt>
              <w:sdtPr>
                <w:id w:val="218331637"/>
                <w:placeholder>
                  <w:docPart w:val="A1AC99C187CB41839440891D10F26F47"/>
                </w:placeholder>
                <w:docPartList>
                  <w:docPartGallery w:val="Quick Parts"/>
                  <w:docPartCategory w:val="White"/>
                </w:docPartList>
              </w:sdtPr>
              <w:sdtContent>
                <w:r w:rsidR="00C37DC6" w:rsidRPr="00C37DC6">
                  <w:rPr>
                    <w:noProof/>
                  </w:rPr>
                  <w:drawing>
                    <wp:inline distT="0" distB="0" distL="0" distR="0" wp14:anchorId="2C8D64EA" wp14:editId="74401FCF">
                      <wp:extent cx="194400" cy="3322494"/>
                      <wp:effectExtent l="0" t="0" r="0" b="0"/>
                      <wp:docPr id="195975190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5535" name="Graphic 443255535"/>
                              <pic:cNvPicPr/>
                            </pic:nvPicPr>
                            <pic:blipFill>
                              <a:blip r:embed="rId12" cstate="screen">
                                <a:extLst>
                                  <a:ext uri="{28A0092B-C50C-407E-A947-70E740481C1C}">
                                    <a14:useLocalDpi xmlns:a14="http://schemas.microsoft.com/office/drawing/2010/main"/>
                                  </a:ext>
                                  <a:ext uri="{96DAC541-7B7A-43D3-8B79-37D633B846F1}">
                                    <asvg:svgBlip xmlns:asvg="http://schemas.microsoft.com/office/drawing/2016/SVG/main" r:embed="rId13"/>
                                  </a:ext>
                                </a:extLst>
                              </a:blip>
                              <a:stretch>
                                <a:fillRect/>
                              </a:stretch>
                            </pic:blipFill>
                            <pic:spPr>
                              <a:xfrm>
                                <a:off x="0" y="0"/>
                                <a:ext cx="194400" cy="3322494"/>
                              </a:xfrm>
                              <a:prstGeom prst="rect">
                                <a:avLst/>
                              </a:prstGeom>
                            </pic:spPr>
                          </pic:pic>
                        </a:graphicData>
                      </a:graphic>
                    </wp:inline>
                  </w:drawing>
                </w:r>
              </w:sdtContent>
            </w:sdt>
          </w:p>
        </w:tc>
      </w:tr>
    </w:tbl>
    <w:p w14:paraId="531870F2" w14:textId="77777777" w:rsidR="004B5359" w:rsidRPr="00EA7C57" w:rsidRDefault="000518C8" w:rsidP="004B5359">
      <w:pPr>
        <w:spacing w:before="0" w:after="0"/>
        <w:rPr>
          <w:sz w:val="8"/>
          <w:szCs w:val="8"/>
        </w:rPr>
      </w:pPr>
      <w:r>
        <w:rPr>
          <w:noProof/>
          <w:sz w:val="2"/>
          <w:szCs w:val="2"/>
        </w:rPr>
        <mc:AlternateContent>
          <mc:Choice Requires="wps">
            <w:drawing>
              <wp:anchor distT="0" distB="0" distL="114300" distR="114300" simplePos="0" relativeHeight="251658240" behindDoc="1" locked="1" layoutInCell="1" allowOverlap="1" wp14:anchorId="12093DEE" wp14:editId="07998D76">
                <wp:simplePos x="0" y="0"/>
                <wp:positionH relativeFrom="page">
                  <wp:align>left</wp:align>
                </wp:positionH>
                <wp:positionV relativeFrom="page">
                  <wp:align>bottom</wp:align>
                </wp:positionV>
                <wp:extent cx="7560000" cy="10692000"/>
                <wp:effectExtent l="0" t="0" r="3175" b="0"/>
                <wp:wrapNone/>
                <wp:docPr id="1699996588" name="Freeform: Shape 8"/>
                <wp:cNvGraphicFramePr/>
                <a:graphic xmlns:a="http://schemas.openxmlformats.org/drawingml/2006/main">
                  <a:graphicData uri="http://schemas.microsoft.com/office/word/2010/wordprocessingShape">
                    <wps:wsp>
                      <wps:cNvSpPr/>
                      <wps:spPr>
                        <a:xfrm>
                          <a:off x="0" y="0"/>
                          <a:ext cx="7560000" cy="10692000"/>
                        </a:xfrm>
                        <a:custGeom>
                          <a:avLst/>
                          <a:gdLst>
                            <a:gd name="connsiteX0" fmla="*/ 0 w 7539547"/>
                            <a:gd name="connsiteY0" fmla="*/ 0 h 10737391"/>
                            <a:gd name="connsiteX1" fmla="*/ 7539548 w 7539547"/>
                            <a:gd name="connsiteY1" fmla="*/ 0 h 10737391"/>
                            <a:gd name="connsiteX2" fmla="*/ 7539548 w 7539547"/>
                            <a:gd name="connsiteY2" fmla="*/ 10737392 h 10737391"/>
                            <a:gd name="connsiteX3" fmla="*/ 0 w 7539547"/>
                            <a:gd name="connsiteY3" fmla="*/ 10737392 h 10737391"/>
                          </a:gdLst>
                          <a:ahLst/>
                          <a:cxnLst>
                            <a:cxn ang="0">
                              <a:pos x="connsiteX0" y="connsiteY0"/>
                            </a:cxn>
                            <a:cxn ang="0">
                              <a:pos x="connsiteX1" y="connsiteY1"/>
                            </a:cxn>
                            <a:cxn ang="0">
                              <a:pos x="connsiteX2" y="connsiteY2"/>
                            </a:cxn>
                            <a:cxn ang="0">
                              <a:pos x="connsiteX3" y="connsiteY3"/>
                            </a:cxn>
                          </a:cxnLst>
                          <a:rect l="l" t="t" r="r" b="b"/>
                          <a:pathLst>
                            <a:path w="7539547" h="10737391">
                              <a:moveTo>
                                <a:pt x="0" y="0"/>
                              </a:moveTo>
                              <a:lnTo>
                                <a:pt x="7539548" y="0"/>
                              </a:lnTo>
                              <a:lnTo>
                                <a:pt x="7539548" y="10737392"/>
                              </a:lnTo>
                              <a:lnTo>
                                <a:pt x="0" y="10737392"/>
                              </a:lnTo>
                              <a:close/>
                            </a:path>
                          </a:pathLst>
                        </a:custGeom>
                        <a:solidFill>
                          <a:schemeClr val="tx2"/>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DD32C" id="Freeform: Shape 8" o:spid="_x0000_s1026" style="position:absolute;margin-left:0;margin-top:0;width:595.3pt;height:841.9pt;z-index:-25165824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coordsize="7539547,10737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" path="m,l7539548,r,10737392l,10737392,,xe" fillcolor="#000028 [3215]" stroked="f" strokeweight="0">
                <v:stroke joinstyle="miter"/>
                <v:path arrowok="t" o:connecttype="custom" o:connectlocs="0,0;7560001,0;7560001,10692001;0,10692001" o:connectangles="0,0,0,0"/>
                <w10:wrap anchorx="page" anchory="page"/>
                <w10:anchorlock/>
              </v:shape>
            </w:pict>
          </mc:Fallback>
        </mc:AlternateContent>
      </w:r>
      <w:r w:rsidRPr="003002AD">
        <w:rPr>
          <w:noProof/>
          <w:sz w:val="2"/>
          <w:szCs w:val="2"/>
        </w:rPr>
        <mc:AlternateContent>
          <mc:Choice Requires="wps">
            <w:drawing>
              <wp:anchor distT="0" distB="0" distL="114300" distR="114300" simplePos="0" relativeHeight="251658241" behindDoc="1" locked="1" layoutInCell="1" allowOverlap="1" wp14:anchorId="28D48B9C" wp14:editId="73A045A3">
                <wp:simplePos x="0" y="0"/>
                <wp:positionH relativeFrom="page">
                  <wp:align>left</wp:align>
                </wp:positionH>
                <wp:positionV relativeFrom="page">
                  <wp:align>bottom</wp:align>
                </wp:positionV>
                <wp:extent cx="6361200" cy="5727600"/>
                <wp:effectExtent l="0" t="0" r="1905" b="6985"/>
                <wp:wrapNone/>
                <wp:docPr id="1513638111" name="Freeform: Shape 50"/>
                <wp:cNvGraphicFramePr/>
                <a:graphic xmlns:a="http://schemas.openxmlformats.org/drawingml/2006/main">
                  <a:graphicData uri="http://schemas.microsoft.com/office/word/2010/wordprocessingShape">
                    <wps:wsp>
                      <wps:cNvSpPr/>
                      <wps:spPr>
                        <a:xfrm>
                          <a:off x="0" y="0"/>
                          <a:ext cx="6361200" cy="5727600"/>
                        </a:xfrm>
                        <a:custGeom>
                          <a:avLst/>
                          <a:gdLst>
                            <a:gd name="connsiteX0" fmla="*/ 2171626 w 6360161"/>
                            <a:gd name="connsiteY0" fmla="*/ 0 h 5726114"/>
                            <a:gd name="connsiteX1" fmla="*/ 2180564 w 6360161"/>
                            <a:gd name="connsiteY1" fmla="*/ 0 h 5726114"/>
                            <a:gd name="connsiteX2" fmla="*/ 2351398 w 6360161"/>
                            <a:gd name="connsiteY2" fmla="*/ 9701 h 5726114"/>
                            <a:gd name="connsiteX3" fmla="*/ 4719529 w 6360161"/>
                            <a:gd name="connsiteY3" fmla="*/ 273350 h 5726114"/>
                            <a:gd name="connsiteX4" fmla="*/ 6359884 w 6360161"/>
                            <a:gd name="connsiteY4" fmla="*/ 2097652 h 5726114"/>
                            <a:gd name="connsiteX5" fmla="*/ 6295931 w 6360161"/>
                            <a:gd name="connsiteY5" fmla="*/ 5726114 h 5726114"/>
                            <a:gd name="connsiteX6" fmla="*/ 0 w 6360161"/>
                            <a:gd name="connsiteY6" fmla="*/ 5726114 h 5726114"/>
                            <a:gd name="connsiteX7" fmla="*/ 0 w 6360161"/>
                            <a:gd name="connsiteY7" fmla="*/ 1498667 h 5726114"/>
                            <a:gd name="connsiteX8" fmla="*/ 1084183 w 6360161"/>
                            <a:gd name="connsiteY8" fmla="*/ 441216 h 5726114"/>
                            <a:gd name="connsiteX9" fmla="*/ 2171626 w 6360161"/>
                            <a:gd name="connsiteY9" fmla="*/ 0 h 57261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360161" h="5726114">
                              <a:moveTo>
                                <a:pt x="2171626" y="0"/>
                              </a:moveTo>
                              <a:lnTo>
                                <a:pt x="2180564" y="0"/>
                              </a:lnTo>
                              <a:cubicBezTo>
                                <a:pt x="2237342" y="123"/>
                                <a:pt x="2294370" y="3315"/>
                                <a:pt x="2351398" y="9701"/>
                              </a:cubicBezTo>
                              <a:lnTo>
                                <a:pt x="4719529" y="273350"/>
                              </a:lnTo>
                              <a:cubicBezTo>
                                <a:pt x="5666353" y="378712"/>
                                <a:pt x="6376251" y="1168309"/>
                                <a:pt x="6359884" y="2097652"/>
                              </a:cubicBezTo>
                              <a:lnTo>
                                <a:pt x="6295931" y="5726114"/>
                              </a:lnTo>
                              <a:lnTo>
                                <a:pt x="0" y="5726114"/>
                              </a:lnTo>
                              <a:lnTo>
                                <a:pt x="0" y="1498667"/>
                              </a:lnTo>
                              <a:lnTo>
                                <a:pt x="1084183" y="441216"/>
                              </a:lnTo>
                              <a:cubicBezTo>
                                <a:pt x="1374362" y="158166"/>
                                <a:pt x="1766132" y="1228"/>
                                <a:pt x="2171626" y="0"/>
                              </a:cubicBezTo>
                              <a:close/>
                            </a:path>
                          </a:pathLst>
                        </a:custGeom>
                        <a:blipFill>
                          <a:blip r:embed="rId14" cstate="screen">
                            <a:extLst>
                              <a:ext uri="{28A0092B-C50C-407E-A947-70E740481C1C}">
                                <a14:useLocalDpi xmlns:a14="http://schemas.microsoft.com/office/drawing/2010/main"/>
                              </a:ext>
                            </a:extLst>
                          </a:blip>
                          <a:srcRect/>
                          <a:stretch>
                            <a:fillRect/>
                          </a:stretch>
                        </a:blipFill>
                        <a:ln w="0"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2BB31" id="Freeform: Shape 50" o:spid="_x0000_s1026" style="position:absolute;margin-left:0;margin-top:0;width:500.9pt;height:451pt;z-index:-251658239;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coordsize="6360161,57261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" path="m2171626,r8938,c2237342,123,2294370,3315,2351398,9701l4719529,273350v946824,105362,1656722,894959,1640355,1824302l6295931,5726114,,5726114,,1498667,1084183,441216c1374362,158166,1766132,1228,2171626,xe" stroked="f" strokeweight="0">
                <v:fill r:id="rId15" o:title="" recolor="t" rotate="t" type="frame"/>
                <v:stroke joinstyle="miter"/>
                <v:path arrowok="t" o:connecttype="custom" o:connectlocs="2171981,0;2180920,0;2351782,9704;4720300,273421;6360923,2098196;6296960,5727600;0,5727600;0,1499056;1084360,441331;2171981,0" o:connectangles="0,0,0,0,0,0,0,0,0,0"/>
                <w10:wrap anchorx="page" anchory="page"/>
                <w10:anchorlock/>
              </v:shape>
            </w:pict>
          </mc:Fallback>
        </mc:AlternateContent>
      </w:r>
      <w:r w:rsidRPr="00C57F1E">
        <w:rPr>
          <w:sz w:val="6"/>
          <w:szCs w:val="6"/>
        </w:rPr>
        <w:br w:type="page"/>
      </w:r>
    </w:p>
    <w:p w14:paraId="0822209F" w14:textId="77777777" w:rsidR="00C00452" w:rsidRDefault="00C00452" w:rsidP="00C00452">
      <w:pPr>
        <w:pStyle w:val="TOC1"/>
      </w:pPr>
    </w:p>
    <w:p w14:paraId="5AC6FEB0" w14:textId="77777777" w:rsidR="00C00452" w:rsidRDefault="00C00452" w:rsidP="00C00452">
      <w:pPr>
        <w:pStyle w:val="TOC1"/>
      </w:pPr>
    </w:p>
    <w:p w14:paraId="00415D53" w14:textId="77777777" w:rsidR="00C00452" w:rsidRDefault="00C00452" w:rsidP="00C00452">
      <w:pPr>
        <w:pStyle w:val="TOC1"/>
      </w:pPr>
    </w:p>
    <w:p w14:paraId="08BE13C8" w14:textId="77777777" w:rsidR="00C00452" w:rsidRDefault="00C00452" w:rsidP="00C00452">
      <w:pPr>
        <w:pStyle w:val="TOC1"/>
      </w:pPr>
    </w:p>
    <w:p w14:paraId="2FF37348" w14:textId="77777777" w:rsidR="00C00452" w:rsidRDefault="00C00452" w:rsidP="00C00452">
      <w:pPr>
        <w:pStyle w:val="TOC1"/>
      </w:pPr>
    </w:p>
    <w:p w14:paraId="50D3316B" w14:textId="1FE5B9E7" w:rsidR="00C00452" w:rsidRDefault="00525A0F" w:rsidP="00C00452">
      <w:pPr>
        <w:pStyle w:val="TOC1"/>
        <w:rPr>
          <w:rFonts w:asciiTheme="minorHAnsi" w:eastAsiaTheme="minorEastAsia" w:hAnsiTheme="minorHAnsi"/>
          <w:b w:val="0"/>
          <w:bCs w:val="0"/>
          <w:color w:val="auto"/>
          <w:kern w:val="2"/>
          <w:sz w:val="24"/>
          <w:szCs w:val="24"/>
          <w:lang w:eastAsia="en-AU"/>
          <w14:ligatures w14:val="standardContextual"/>
        </w:rPr>
      </w:pPr>
      <w:r w:rsidRPr="00525A0F">
        <mc:AlternateContent>
          <mc:Choice Requires="wps">
            <w:drawing>
              <wp:anchor distT="0" distB="0" distL="114300" distR="114300" simplePos="0" relativeHeight="251658244" behindDoc="1" locked="1" layoutInCell="1" allowOverlap="1" wp14:anchorId="04579FEF" wp14:editId="697ACE85">
                <wp:simplePos x="0" y="0"/>
                <wp:positionH relativeFrom="column">
                  <wp:posOffset>-1088390</wp:posOffset>
                </wp:positionH>
                <wp:positionV relativeFrom="page">
                  <wp:posOffset>-1160145</wp:posOffset>
                </wp:positionV>
                <wp:extent cx="4881245" cy="3128010"/>
                <wp:effectExtent l="0" t="0" r="0" b="0"/>
                <wp:wrapNone/>
                <wp:docPr id="595864140" name="Graphic 1"/>
                <wp:cNvGraphicFramePr/>
                <a:graphic xmlns:a="http://schemas.openxmlformats.org/drawingml/2006/main">
                  <a:graphicData uri="http://schemas.microsoft.com/office/word/2010/wordprocessingShape">
                    <wps:wsp>
                      <wps:cNvSpPr/>
                      <wps:spPr>
                        <a:xfrm>
                          <a:off x="0" y="0"/>
                          <a:ext cx="4881245" cy="3128010"/>
                        </a:xfrm>
                        <a:custGeom>
                          <a:avLst/>
                          <a:gdLst>
                            <a:gd name="connsiteX0" fmla="*/ 55038 w 2935309"/>
                            <a:gd name="connsiteY0" fmla="*/ 712191 h 1880271"/>
                            <a:gd name="connsiteX1" fmla="*/ 294211 w 2935309"/>
                            <a:gd name="connsiteY1" fmla="*/ 315665 h 1880271"/>
                            <a:gd name="connsiteX2" fmla="*/ 550529 w 2935309"/>
                            <a:gd name="connsiteY2" fmla="*/ 146501 h 1880271"/>
                            <a:gd name="connsiteX3" fmla="*/ 1556750 w 2935309"/>
                            <a:gd name="connsiteY3" fmla="*/ 6293 h 1880271"/>
                            <a:gd name="connsiteX4" fmla="*/ 1783826 w 2935309"/>
                            <a:gd name="connsiteY4" fmla="*/ 14484 h 1880271"/>
                            <a:gd name="connsiteX5" fmla="*/ 2624217 w 2935309"/>
                            <a:gd name="connsiteY5" fmla="*/ 193840 h 1880271"/>
                            <a:gd name="connsiteX6" fmla="*/ 2912348 w 2935309"/>
                            <a:gd name="connsiteY6" fmla="*/ 709905 h 1880271"/>
                            <a:gd name="connsiteX7" fmla="*/ 2611930 w 2935309"/>
                            <a:gd name="connsiteY7" fmla="*/ 1553629 h 1880271"/>
                            <a:gd name="connsiteX8" fmla="*/ 2087007 w 2935309"/>
                            <a:gd name="connsiteY8" fmla="*/ 1876336 h 1880271"/>
                            <a:gd name="connsiteX9" fmla="*/ 941054 w 2935309"/>
                            <a:gd name="connsiteY9" fmla="*/ 1730985 h 1880271"/>
                            <a:gd name="connsiteX10" fmla="*/ 637492 w 2935309"/>
                            <a:gd name="connsiteY10" fmla="*/ 1602778 h 1880271"/>
                            <a:gd name="connsiteX11" fmla="*/ 144192 w 2935309"/>
                            <a:gd name="connsiteY11" fmla="*/ 1209396 h 1880271"/>
                            <a:gd name="connsiteX12" fmla="*/ 55038 w 2935309"/>
                            <a:gd name="connsiteY12" fmla="*/ 712191 h 18802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935309" h="1880271">
                              <a:moveTo>
                                <a:pt x="55038" y="712191"/>
                              </a:moveTo>
                              <a:lnTo>
                                <a:pt x="294211" y="315665"/>
                              </a:lnTo>
                              <a:cubicBezTo>
                                <a:pt x="349742" y="223558"/>
                                <a:pt x="443944" y="161360"/>
                                <a:pt x="550529" y="146501"/>
                              </a:cubicBezTo>
                              <a:lnTo>
                                <a:pt x="1556750" y="6293"/>
                              </a:lnTo>
                              <a:cubicBezTo>
                                <a:pt x="1632379" y="-4280"/>
                                <a:pt x="1709150" y="-1518"/>
                                <a:pt x="1783826" y="14484"/>
                              </a:cubicBezTo>
                              <a:lnTo>
                                <a:pt x="2624217" y="193840"/>
                              </a:lnTo>
                              <a:cubicBezTo>
                                <a:pt x="2856531" y="243370"/>
                                <a:pt x="2992072" y="486162"/>
                                <a:pt x="2912348" y="709905"/>
                              </a:cubicBezTo>
                              <a:lnTo>
                                <a:pt x="2611930" y="1553629"/>
                              </a:lnTo>
                              <a:cubicBezTo>
                                <a:pt x="2534491" y="1771180"/>
                                <a:pt x="2316083" y="1905387"/>
                                <a:pt x="2087007" y="1876336"/>
                              </a:cubicBezTo>
                              <a:lnTo>
                                <a:pt x="941054" y="1730985"/>
                              </a:lnTo>
                              <a:cubicBezTo>
                                <a:pt x="829992" y="1716888"/>
                                <a:pt x="725027" y="1672501"/>
                                <a:pt x="637492" y="1602778"/>
                              </a:cubicBezTo>
                              <a:lnTo>
                                <a:pt x="144192" y="1209396"/>
                              </a:lnTo>
                              <a:cubicBezTo>
                                <a:pt x="-6112" y="1089476"/>
                                <a:pt x="-44212" y="876783"/>
                                <a:pt x="55038" y="712191"/>
                              </a:cubicBezTo>
                            </a:path>
                          </a:pathLst>
                        </a:custGeom>
                        <a:gradFill flip="none" rotWithShape="1">
                          <a:gsLst>
                            <a:gs pos="4000">
                              <a:schemeClr val="accent3"/>
                            </a:gs>
                            <a:gs pos="100000">
                              <a:schemeClr val="accent4"/>
                            </a:gs>
                          </a:gsLst>
                          <a:lin ang="13500000" scaled="1"/>
                          <a:tileRect/>
                        </a:gradFill>
                        <a:ln w="0" cap="flat">
                          <a:noFill/>
                          <a:prstDash val="solid"/>
                          <a:miter/>
                        </a:ln>
                      </wps:spPr>
                      <wps:txbx>
                        <w:txbxContent>
                          <w:p w14:paraId="10C17A3A" w14:textId="138D02C7" w:rsidR="00C00452" w:rsidRPr="00C00452" w:rsidRDefault="00C00452" w:rsidP="00C00452">
                            <w:pPr>
                              <w:jc w:val="center"/>
                              <w:rPr>
                                <w:b/>
                                <w:bCs/>
                                <w:color w:val="FFFFFF" w:themeColor="background1"/>
                                <w:sz w:val="56"/>
                                <w:szCs w:val="56"/>
                                <w:lang w:val="en-US"/>
                              </w:rPr>
                            </w:pPr>
                            <w:r w:rsidRPr="00C00452">
                              <w:rPr>
                                <w:b/>
                                <w:bCs/>
                                <w:color w:val="FFFFFF" w:themeColor="background1"/>
                                <w:sz w:val="56"/>
                                <w:szCs w:val="56"/>
                                <w:lang w:val="en-US"/>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79FEF" id="Graphic 1" o:spid="_x0000_s1027" style="position:absolute;left:0;text-align:left;margin-left:-85.7pt;margin-top:-91.35pt;width:384.35pt;height:246.3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35309,188027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" adj="-11796480,,5400" path="m55038,712191l294211,315665c349742,223558,443944,161360,550529,146501l1556750,6293v75629,-10573,152400,-7811,227076,8191l2624217,193840v232314,49530,367855,292322,288131,516065l2611930,1553629v-77439,217551,-295847,351758,-524923,322707l941054,1730985c829992,1716888,725027,1672501,637492,1602778l144192,1209396c-6112,1089476,-44212,876783,55038,712191e" fillcolor="#291d8e [3206]" stroked="f" strokeweight="0">
                <v:fill color2="#6001a1 [3207]" rotate="t" angle="225" colors="0 #291d8e;2621f #291d8e" focus="100%" type="gradient"/>
                <v:stroke joinstyle="miter"/>
                <v:formulas/>
                <v:path arrowok="t" o:connecttype="custom" o:connectlocs="91525,1184798;489255,525139;915497,243718;2588783,10469;2966397,24096;4363917,322471;4843062,1180995;4343485,2584610;3470569,3121464;1564917,2879659;1060111,2666374;239783,2011946;91525,1184798" o:connectangles="0,0,0,0,0,0,0,0,0,0,0,0,0" textboxrect="0,0,2935309,1880271"/>
                <v:textbox>
                  <w:txbxContent>
                    <w:p w14:paraId="10C17A3A" w14:textId="138D02C7" w:rsidR="00C00452" w:rsidRPr="00C00452" w:rsidRDefault="00C00452" w:rsidP="00C00452">
                      <w:pPr>
                        <w:jc w:val="center"/>
                        <w:rPr>
                          <w:b/>
                          <w:bCs/>
                          <w:color w:val="FFFFFF" w:themeColor="background1"/>
                          <w:sz w:val="56"/>
                          <w:szCs w:val="56"/>
                          <w:lang w:val="en-US"/>
                        </w:rPr>
                      </w:pPr>
                      <w:r w:rsidRPr="00C00452">
                        <w:rPr>
                          <w:b/>
                          <w:bCs/>
                          <w:color w:val="FFFFFF" w:themeColor="background1"/>
                          <w:sz w:val="56"/>
                          <w:szCs w:val="56"/>
                          <w:lang w:val="en-US"/>
                        </w:rPr>
                        <w:t>Content</w:t>
                      </w:r>
                    </w:p>
                  </w:txbxContent>
                </v:textbox>
                <w10:wrap anchory="page"/>
                <w10:anchorlock/>
              </v:shape>
            </w:pict>
          </mc:Fallback>
        </mc:AlternateContent>
      </w:r>
      <w:hyperlink w:anchor="_Toc198531842" w:history="1">
        <w:r w:rsidR="00C00452" w:rsidRPr="0063060E">
          <w:rPr>
            <w:rStyle w:val="Hyperlink"/>
            <w:rFonts w:eastAsia="Arial"/>
          </w:rPr>
          <w:t>Document Control</w:t>
        </w:r>
        <w:r w:rsidR="00C00452">
          <w:rPr>
            <w:webHidden/>
          </w:rPr>
          <w:tab/>
        </w:r>
        <w:r w:rsidR="00C00452">
          <w:rPr>
            <w:webHidden/>
          </w:rPr>
          <w:fldChar w:fldCharType="begin"/>
        </w:r>
        <w:r w:rsidR="00C00452">
          <w:rPr>
            <w:webHidden/>
          </w:rPr>
          <w:instrText xml:space="preserve"> PAGEREF _Toc198531842 \h </w:instrText>
        </w:r>
        <w:r w:rsidR="00C00452">
          <w:rPr>
            <w:webHidden/>
          </w:rPr>
        </w:r>
        <w:r w:rsidR="00C00452">
          <w:rPr>
            <w:webHidden/>
          </w:rPr>
          <w:fldChar w:fldCharType="separate"/>
        </w:r>
        <w:r w:rsidR="00C00452">
          <w:rPr>
            <w:webHidden/>
          </w:rPr>
          <w:t>3</w:t>
        </w:r>
        <w:r w:rsidR="00C00452">
          <w:rPr>
            <w:webHidden/>
          </w:rPr>
          <w:fldChar w:fldCharType="end"/>
        </w:r>
      </w:hyperlink>
    </w:p>
    <w:p w14:paraId="511BBD0C" w14:textId="77777777" w:rsidR="00C00452" w:rsidRPr="00FF113A" w:rsidRDefault="00C00452" w:rsidP="00C00452">
      <w:pPr>
        <w:pStyle w:val="TOC2"/>
        <w:rPr>
          <w:rStyle w:val="Hyperlink"/>
          <w:rFonts w:ascii="Aptos" w:eastAsia="Times New Roman" w:hAnsi="Aptos"/>
          <w:b/>
          <w:bCs/>
          <w:u w:val="none"/>
        </w:rPr>
      </w:pPr>
      <w:hyperlink w:anchor="_Toc198531843" w:history="1">
        <w:r w:rsidRPr="00FF113A">
          <w:rPr>
            <w:rStyle w:val="Hyperlink"/>
            <w:rFonts w:ascii="Aptos" w:eastAsia="Times New Roman" w:hAnsi="Aptos"/>
            <w:b/>
            <w:bCs/>
            <w:u w:val="none"/>
          </w:rPr>
          <w:t>Project Information</w:t>
        </w:r>
        <w:r w:rsidRPr="00FF113A">
          <w:rPr>
            <w:rStyle w:val="Hyperlink"/>
            <w:rFonts w:ascii="Aptos" w:eastAsia="Times New Roman" w:hAnsi="Aptos"/>
            <w:b/>
            <w:bCs/>
            <w:webHidden/>
            <w:u w:val="none"/>
          </w:rPr>
          <w:tab/>
        </w:r>
        <w:r w:rsidRPr="00FF113A">
          <w:rPr>
            <w:rStyle w:val="Hyperlink"/>
            <w:rFonts w:ascii="Aptos" w:eastAsia="Times New Roman" w:hAnsi="Aptos"/>
            <w:b/>
            <w:bCs/>
            <w:webHidden/>
            <w:u w:val="none"/>
          </w:rPr>
          <w:fldChar w:fldCharType="begin"/>
        </w:r>
        <w:r w:rsidRPr="00FF113A">
          <w:rPr>
            <w:rStyle w:val="Hyperlink"/>
            <w:rFonts w:ascii="Aptos" w:eastAsia="Times New Roman" w:hAnsi="Aptos"/>
            <w:b/>
            <w:bCs/>
            <w:webHidden/>
            <w:u w:val="none"/>
          </w:rPr>
          <w:instrText xml:space="preserve"> PAGEREF _Toc198531843 \h </w:instrText>
        </w:r>
        <w:r w:rsidRPr="00FF113A">
          <w:rPr>
            <w:rStyle w:val="Hyperlink"/>
            <w:rFonts w:ascii="Aptos" w:eastAsia="Times New Roman" w:hAnsi="Aptos"/>
            <w:b/>
            <w:bCs/>
            <w:webHidden/>
            <w:u w:val="none"/>
          </w:rPr>
        </w:r>
        <w:r w:rsidRPr="00FF113A">
          <w:rPr>
            <w:rStyle w:val="Hyperlink"/>
            <w:rFonts w:ascii="Aptos" w:eastAsia="Times New Roman" w:hAnsi="Aptos"/>
            <w:b/>
            <w:bCs/>
            <w:webHidden/>
            <w:u w:val="none"/>
          </w:rPr>
          <w:fldChar w:fldCharType="separate"/>
        </w:r>
        <w:r w:rsidRPr="00FF113A">
          <w:rPr>
            <w:rStyle w:val="Hyperlink"/>
            <w:rFonts w:ascii="Aptos" w:eastAsia="Times New Roman" w:hAnsi="Aptos"/>
            <w:b/>
            <w:bCs/>
            <w:webHidden/>
            <w:u w:val="none"/>
          </w:rPr>
          <w:t>3</w:t>
        </w:r>
        <w:r w:rsidRPr="00FF113A">
          <w:rPr>
            <w:rStyle w:val="Hyperlink"/>
            <w:rFonts w:ascii="Aptos" w:eastAsia="Times New Roman" w:hAnsi="Aptos"/>
            <w:b/>
            <w:bCs/>
            <w:webHidden/>
            <w:u w:val="none"/>
          </w:rPr>
          <w:fldChar w:fldCharType="end"/>
        </w:r>
      </w:hyperlink>
    </w:p>
    <w:p w14:paraId="303053C5" w14:textId="77777777" w:rsidR="00C00452" w:rsidRPr="00FF113A" w:rsidRDefault="00C00452" w:rsidP="00C00452">
      <w:pPr>
        <w:pStyle w:val="TOC2"/>
        <w:rPr>
          <w:rStyle w:val="Hyperlink"/>
          <w:rFonts w:ascii="Aptos" w:eastAsia="Times New Roman" w:hAnsi="Aptos"/>
          <w:b/>
          <w:bCs/>
          <w:u w:val="none"/>
        </w:rPr>
      </w:pPr>
      <w:hyperlink w:anchor="_Toc198531844" w:history="1">
        <w:r w:rsidRPr="00FF113A">
          <w:rPr>
            <w:rStyle w:val="Hyperlink"/>
            <w:rFonts w:ascii="Aptos" w:eastAsia="Times New Roman" w:hAnsi="Aptos"/>
            <w:b/>
            <w:bCs/>
            <w:u w:val="none"/>
          </w:rPr>
          <w:t>Responsibilities</w:t>
        </w:r>
        <w:r w:rsidRPr="00FF113A">
          <w:rPr>
            <w:rStyle w:val="Hyperlink"/>
            <w:rFonts w:ascii="Aptos" w:eastAsia="Times New Roman" w:hAnsi="Aptos"/>
            <w:b/>
            <w:bCs/>
            <w:webHidden/>
            <w:u w:val="none"/>
          </w:rPr>
          <w:tab/>
        </w:r>
        <w:r w:rsidRPr="00FF113A">
          <w:rPr>
            <w:rStyle w:val="Hyperlink"/>
            <w:rFonts w:ascii="Aptos" w:eastAsia="Times New Roman" w:hAnsi="Aptos"/>
            <w:b/>
            <w:bCs/>
            <w:webHidden/>
            <w:u w:val="none"/>
          </w:rPr>
          <w:fldChar w:fldCharType="begin"/>
        </w:r>
        <w:r w:rsidRPr="00FF113A">
          <w:rPr>
            <w:rStyle w:val="Hyperlink"/>
            <w:rFonts w:ascii="Aptos" w:eastAsia="Times New Roman" w:hAnsi="Aptos"/>
            <w:b/>
            <w:bCs/>
            <w:webHidden/>
            <w:u w:val="none"/>
          </w:rPr>
          <w:instrText xml:space="preserve"> PAGEREF _Toc198531844 \h </w:instrText>
        </w:r>
        <w:r w:rsidRPr="00FF113A">
          <w:rPr>
            <w:rStyle w:val="Hyperlink"/>
            <w:rFonts w:ascii="Aptos" w:eastAsia="Times New Roman" w:hAnsi="Aptos"/>
            <w:b/>
            <w:bCs/>
            <w:webHidden/>
            <w:u w:val="none"/>
          </w:rPr>
        </w:r>
        <w:r w:rsidRPr="00FF113A">
          <w:rPr>
            <w:rStyle w:val="Hyperlink"/>
            <w:rFonts w:ascii="Aptos" w:eastAsia="Times New Roman" w:hAnsi="Aptos"/>
            <w:b/>
            <w:bCs/>
            <w:webHidden/>
            <w:u w:val="none"/>
          </w:rPr>
          <w:fldChar w:fldCharType="separate"/>
        </w:r>
        <w:r w:rsidRPr="00FF113A">
          <w:rPr>
            <w:rStyle w:val="Hyperlink"/>
            <w:rFonts w:ascii="Aptos" w:eastAsia="Times New Roman" w:hAnsi="Aptos"/>
            <w:b/>
            <w:bCs/>
            <w:webHidden/>
            <w:u w:val="none"/>
          </w:rPr>
          <w:t>3</w:t>
        </w:r>
        <w:r w:rsidRPr="00FF113A">
          <w:rPr>
            <w:rStyle w:val="Hyperlink"/>
            <w:rFonts w:ascii="Aptos" w:eastAsia="Times New Roman" w:hAnsi="Aptos"/>
            <w:b/>
            <w:bCs/>
            <w:webHidden/>
            <w:u w:val="none"/>
          </w:rPr>
          <w:fldChar w:fldCharType="end"/>
        </w:r>
      </w:hyperlink>
    </w:p>
    <w:p w14:paraId="490A814F" w14:textId="77777777" w:rsidR="00C00452" w:rsidRPr="00FF113A" w:rsidRDefault="00C00452" w:rsidP="00C00452">
      <w:pPr>
        <w:pStyle w:val="TOC2"/>
        <w:rPr>
          <w:rStyle w:val="Hyperlink"/>
          <w:rFonts w:ascii="Aptos" w:eastAsia="Times New Roman" w:hAnsi="Aptos"/>
          <w:b/>
          <w:bCs/>
          <w:u w:val="none"/>
        </w:rPr>
      </w:pPr>
      <w:hyperlink w:anchor="_Toc198531845" w:history="1">
        <w:r w:rsidRPr="00FF113A">
          <w:rPr>
            <w:rStyle w:val="Hyperlink"/>
            <w:rFonts w:ascii="Aptos" w:eastAsia="Times New Roman" w:hAnsi="Aptos"/>
            <w:b/>
            <w:bCs/>
            <w:u w:val="none"/>
          </w:rPr>
          <w:t>Revision History</w:t>
        </w:r>
        <w:r w:rsidRPr="00FF113A">
          <w:rPr>
            <w:rStyle w:val="Hyperlink"/>
            <w:rFonts w:ascii="Aptos" w:eastAsia="Times New Roman" w:hAnsi="Aptos"/>
            <w:b/>
            <w:bCs/>
            <w:webHidden/>
            <w:u w:val="none"/>
          </w:rPr>
          <w:tab/>
        </w:r>
        <w:r w:rsidRPr="00FF113A">
          <w:rPr>
            <w:rStyle w:val="Hyperlink"/>
            <w:rFonts w:ascii="Aptos" w:eastAsia="Times New Roman" w:hAnsi="Aptos"/>
            <w:b/>
            <w:bCs/>
            <w:webHidden/>
            <w:u w:val="none"/>
          </w:rPr>
          <w:fldChar w:fldCharType="begin"/>
        </w:r>
        <w:r w:rsidRPr="00FF113A">
          <w:rPr>
            <w:rStyle w:val="Hyperlink"/>
            <w:rFonts w:ascii="Aptos" w:eastAsia="Times New Roman" w:hAnsi="Aptos"/>
            <w:b/>
            <w:bCs/>
            <w:webHidden/>
            <w:u w:val="none"/>
          </w:rPr>
          <w:instrText xml:space="preserve"> PAGEREF _Toc198531845 \h </w:instrText>
        </w:r>
        <w:r w:rsidRPr="00FF113A">
          <w:rPr>
            <w:rStyle w:val="Hyperlink"/>
            <w:rFonts w:ascii="Aptos" w:eastAsia="Times New Roman" w:hAnsi="Aptos"/>
            <w:b/>
            <w:bCs/>
            <w:webHidden/>
            <w:u w:val="none"/>
          </w:rPr>
        </w:r>
        <w:r w:rsidRPr="00FF113A">
          <w:rPr>
            <w:rStyle w:val="Hyperlink"/>
            <w:rFonts w:ascii="Aptos" w:eastAsia="Times New Roman" w:hAnsi="Aptos"/>
            <w:b/>
            <w:bCs/>
            <w:webHidden/>
            <w:u w:val="none"/>
          </w:rPr>
          <w:fldChar w:fldCharType="separate"/>
        </w:r>
        <w:r w:rsidRPr="00FF113A">
          <w:rPr>
            <w:rStyle w:val="Hyperlink"/>
            <w:rFonts w:ascii="Aptos" w:eastAsia="Times New Roman" w:hAnsi="Aptos"/>
            <w:b/>
            <w:bCs/>
            <w:webHidden/>
            <w:u w:val="none"/>
          </w:rPr>
          <w:t>3</w:t>
        </w:r>
        <w:r w:rsidRPr="00FF113A">
          <w:rPr>
            <w:rStyle w:val="Hyperlink"/>
            <w:rFonts w:ascii="Aptos" w:eastAsia="Times New Roman" w:hAnsi="Aptos"/>
            <w:b/>
            <w:bCs/>
            <w:webHidden/>
            <w:u w:val="none"/>
          </w:rPr>
          <w:fldChar w:fldCharType="end"/>
        </w:r>
      </w:hyperlink>
    </w:p>
    <w:p w14:paraId="330F9E40" w14:textId="26F8B0A4" w:rsidR="00C00452" w:rsidRDefault="009F652A" w:rsidP="009F652A">
      <w:pPr>
        <w:pStyle w:val="TOC2"/>
        <w:ind w:left="0" w:firstLine="0"/>
        <w:rPr>
          <w:rFonts w:asciiTheme="minorHAnsi" w:eastAsiaTheme="minorEastAsia" w:hAnsiTheme="minorHAnsi"/>
          <w:color w:val="auto"/>
          <w:kern w:val="2"/>
          <w:sz w:val="24"/>
          <w:szCs w:val="24"/>
          <w:lang w:eastAsia="en-AU"/>
          <w14:ligatures w14:val="standardContextual"/>
        </w:rPr>
      </w:pPr>
      <w:r w:rsidRPr="009F652A">
        <w:rPr>
          <w:rStyle w:val="Hyperlink"/>
          <w:b/>
          <w:bCs/>
        </w:rPr>
        <w:t>1</w:t>
      </w:r>
      <w:r>
        <w:rPr>
          <w:rStyle w:val="Hyperlink"/>
        </w:rPr>
        <w:t xml:space="preserve">. </w:t>
      </w:r>
      <w:hyperlink w:anchor="_Toc198531846" w:history="1">
        <w:r w:rsidR="00C00452" w:rsidRPr="0063060E">
          <w:rPr>
            <w:rStyle w:val="Hyperlink"/>
            <w:rFonts w:ascii="Aptos" w:eastAsia="Times New Roman" w:hAnsi="Aptos"/>
            <w:b/>
            <w:bCs/>
          </w:rPr>
          <w:t>Executive Summary</w:t>
        </w:r>
        <w:r w:rsidR="00C00452">
          <w:rPr>
            <w:webHidden/>
          </w:rPr>
          <w:tab/>
        </w:r>
        <w:r w:rsidR="00C00452">
          <w:rPr>
            <w:webHidden/>
          </w:rPr>
          <w:fldChar w:fldCharType="begin"/>
        </w:r>
        <w:r w:rsidR="00C00452">
          <w:rPr>
            <w:webHidden/>
          </w:rPr>
          <w:instrText xml:space="preserve"> PAGEREF _Toc198531846 \h </w:instrText>
        </w:r>
        <w:r w:rsidR="00C00452">
          <w:rPr>
            <w:webHidden/>
          </w:rPr>
        </w:r>
        <w:r w:rsidR="00C00452">
          <w:rPr>
            <w:webHidden/>
          </w:rPr>
          <w:fldChar w:fldCharType="separate"/>
        </w:r>
        <w:r w:rsidR="00C00452">
          <w:rPr>
            <w:webHidden/>
          </w:rPr>
          <w:t>4</w:t>
        </w:r>
        <w:r w:rsidR="00C00452">
          <w:rPr>
            <w:webHidden/>
          </w:rPr>
          <w:fldChar w:fldCharType="end"/>
        </w:r>
      </w:hyperlink>
    </w:p>
    <w:p w14:paraId="7936BBF6"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47" w:history="1">
        <w:r w:rsidRPr="0063060E">
          <w:rPr>
            <w:rStyle w:val="Hyperlink"/>
            <w:rFonts w:ascii="Aptos" w:eastAsia="Times New Roman" w:hAnsi="Aptos"/>
            <w:b/>
            <w:bCs/>
          </w:rPr>
          <w:t>2. Background &amp; Scope</w:t>
        </w:r>
        <w:r>
          <w:rPr>
            <w:webHidden/>
          </w:rPr>
          <w:tab/>
        </w:r>
        <w:r>
          <w:rPr>
            <w:webHidden/>
          </w:rPr>
          <w:fldChar w:fldCharType="begin"/>
        </w:r>
        <w:r>
          <w:rPr>
            <w:webHidden/>
          </w:rPr>
          <w:instrText xml:space="preserve"> PAGEREF _Toc198531847 \h </w:instrText>
        </w:r>
        <w:r>
          <w:rPr>
            <w:webHidden/>
          </w:rPr>
        </w:r>
        <w:r>
          <w:rPr>
            <w:webHidden/>
          </w:rPr>
          <w:fldChar w:fldCharType="separate"/>
        </w:r>
        <w:r>
          <w:rPr>
            <w:webHidden/>
          </w:rPr>
          <w:t>4</w:t>
        </w:r>
        <w:r>
          <w:rPr>
            <w:webHidden/>
          </w:rPr>
          <w:fldChar w:fldCharType="end"/>
        </w:r>
      </w:hyperlink>
    </w:p>
    <w:p w14:paraId="43D5CDD8" w14:textId="77777777" w:rsidR="00C00452" w:rsidRDefault="00C00452" w:rsidP="00C00452">
      <w:pPr>
        <w:pStyle w:val="TOC3"/>
        <w:rPr>
          <w:rFonts w:asciiTheme="minorHAnsi" w:eastAsiaTheme="minorEastAsia" w:hAnsiTheme="minorHAnsi"/>
          <w:color w:val="auto"/>
          <w:kern w:val="2"/>
          <w:sz w:val="24"/>
          <w:szCs w:val="24"/>
          <w:lang w:eastAsia="en-AU"/>
          <w14:ligatures w14:val="standardContextual"/>
        </w:rPr>
      </w:pPr>
      <w:hyperlink w:anchor="_Toc198531848" w:history="1">
        <w:r w:rsidRPr="0063060E">
          <w:rPr>
            <w:rStyle w:val="Hyperlink"/>
            <w:rFonts w:ascii="Aptos" w:eastAsia="Times New Roman" w:hAnsi="Aptos"/>
            <w:b/>
            <w:bCs/>
          </w:rPr>
          <w:t>2.1 Client Context</w:t>
        </w:r>
        <w:r>
          <w:rPr>
            <w:webHidden/>
          </w:rPr>
          <w:tab/>
        </w:r>
        <w:r>
          <w:rPr>
            <w:webHidden/>
          </w:rPr>
          <w:fldChar w:fldCharType="begin"/>
        </w:r>
        <w:r>
          <w:rPr>
            <w:webHidden/>
          </w:rPr>
          <w:instrText xml:space="preserve"> PAGEREF _Toc198531848 \h </w:instrText>
        </w:r>
        <w:r>
          <w:rPr>
            <w:webHidden/>
          </w:rPr>
        </w:r>
        <w:r>
          <w:rPr>
            <w:webHidden/>
          </w:rPr>
          <w:fldChar w:fldCharType="separate"/>
        </w:r>
        <w:r>
          <w:rPr>
            <w:webHidden/>
          </w:rPr>
          <w:t>4</w:t>
        </w:r>
        <w:r>
          <w:rPr>
            <w:webHidden/>
          </w:rPr>
          <w:fldChar w:fldCharType="end"/>
        </w:r>
      </w:hyperlink>
    </w:p>
    <w:p w14:paraId="7C46AC82" w14:textId="77777777" w:rsidR="00C00452" w:rsidRDefault="00C00452" w:rsidP="00C00452">
      <w:pPr>
        <w:pStyle w:val="TOC3"/>
        <w:rPr>
          <w:rFonts w:asciiTheme="minorHAnsi" w:eastAsiaTheme="minorEastAsia" w:hAnsiTheme="minorHAnsi"/>
          <w:color w:val="auto"/>
          <w:kern w:val="2"/>
          <w:sz w:val="24"/>
          <w:szCs w:val="24"/>
          <w:lang w:eastAsia="en-AU"/>
          <w14:ligatures w14:val="standardContextual"/>
        </w:rPr>
      </w:pPr>
      <w:hyperlink w:anchor="_Toc198531849" w:history="1">
        <w:r w:rsidRPr="0063060E">
          <w:rPr>
            <w:rStyle w:val="Hyperlink"/>
            <w:rFonts w:ascii="Aptos" w:eastAsia="Times New Roman" w:hAnsi="Aptos"/>
            <w:b/>
            <w:bCs/>
          </w:rPr>
          <w:t>2.2 Project Focus</w:t>
        </w:r>
        <w:r>
          <w:rPr>
            <w:webHidden/>
          </w:rPr>
          <w:tab/>
        </w:r>
        <w:r>
          <w:rPr>
            <w:webHidden/>
          </w:rPr>
          <w:fldChar w:fldCharType="begin"/>
        </w:r>
        <w:r>
          <w:rPr>
            <w:webHidden/>
          </w:rPr>
          <w:instrText xml:space="preserve"> PAGEREF _Toc198531849 \h </w:instrText>
        </w:r>
        <w:r>
          <w:rPr>
            <w:webHidden/>
          </w:rPr>
        </w:r>
        <w:r>
          <w:rPr>
            <w:webHidden/>
          </w:rPr>
          <w:fldChar w:fldCharType="separate"/>
        </w:r>
        <w:r>
          <w:rPr>
            <w:webHidden/>
          </w:rPr>
          <w:t>4</w:t>
        </w:r>
        <w:r>
          <w:rPr>
            <w:webHidden/>
          </w:rPr>
          <w:fldChar w:fldCharType="end"/>
        </w:r>
      </w:hyperlink>
    </w:p>
    <w:p w14:paraId="3E54FDA6" w14:textId="77777777" w:rsidR="00C00452" w:rsidRDefault="00C00452" w:rsidP="00C00452">
      <w:pPr>
        <w:pStyle w:val="TOC3"/>
        <w:rPr>
          <w:rFonts w:asciiTheme="minorHAnsi" w:eastAsiaTheme="minorEastAsia" w:hAnsiTheme="minorHAnsi"/>
          <w:color w:val="auto"/>
          <w:kern w:val="2"/>
          <w:sz w:val="24"/>
          <w:szCs w:val="24"/>
          <w:lang w:eastAsia="en-AU"/>
          <w14:ligatures w14:val="standardContextual"/>
        </w:rPr>
      </w:pPr>
      <w:hyperlink w:anchor="_Toc198531850" w:history="1">
        <w:r w:rsidRPr="0063060E">
          <w:rPr>
            <w:rStyle w:val="Hyperlink"/>
            <w:rFonts w:ascii="Aptos" w:eastAsia="Times New Roman" w:hAnsi="Aptos"/>
            <w:b/>
            <w:bCs/>
          </w:rPr>
          <w:t>2.3 Scope Boundaries</w:t>
        </w:r>
        <w:r>
          <w:rPr>
            <w:webHidden/>
          </w:rPr>
          <w:tab/>
        </w:r>
        <w:r>
          <w:rPr>
            <w:webHidden/>
          </w:rPr>
          <w:fldChar w:fldCharType="begin"/>
        </w:r>
        <w:r>
          <w:rPr>
            <w:webHidden/>
          </w:rPr>
          <w:instrText xml:space="preserve"> PAGEREF _Toc198531850 \h </w:instrText>
        </w:r>
        <w:r>
          <w:rPr>
            <w:webHidden/>
          </w:rPr>
        </w:r>
        <w:r>
          <w:rPr>
            <w:webHidden/>
          </w:rPr>
          <w:fldChar w:fldCharType="separate"/>
        </w:r>
        <w:r>
          <w:rPr>
            <w:webHidden/>
          </w:rPr>
          <w:t>4</w:t>
        </w:r>
        <w:r>
          <w:rPr>
            <w:webHidden/>
          </w:rPr>
          <w:fldChar w:fldCharType="end"/>
        </w:r>
      </w:hyperlink>
    </w:p>
    <w:p w14:paraId="5D939E0C"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51" w:history="1">
        <w:r w:rsidRPr="0063060E">
          <w:rPr>
            <w:rStyle w:val="Hyperlink"/>
            <w:rFonts w:ascii="Aptos" w:eastAsia="Times New Roman" w:hAnsi="Aptos"/>
            <w:b/>
            <w:bCs/>
          </w:rPr>
          <w:t>3. Design Principles</w:t>
        </w:r>
        <w:r>
          <w:rPr>
            <w:webHidden/>
          </w:rPr>
          <w:tab/>
        </w:r>
        <w:r>
          <w:rPr>
            <w:webHidden/>
          </w:rPr>
          <w:fldChar w:fldCharType="begin"/>
        </w:r>
        <w:r>
          <w:rPr>
            <w:webHidden/>
          </w:rPr>
          <w:instrText xml:space="preserve"> PAGEREF _Toc198531851 \h </w:instrText>
        </w:r>
        <w:r>
          <w:rPr>
            <w:webHidden/>
          </w:rPr>
        </w:r>
        <w:r>
          <w:rPr>
            <w:webHidden/>
          </w:rPr>
          <w:fldChar w:fldCharType="separate"/>
        </w:r>
        <w:r>
          <w:rPr>
            <w:webHidden/>
          </w:rPr>
          <w:t>5</w:t>
        </w:r>
        <w:r>
          <w:rPr>
            <w:webHidden/>
          </w:rPr>
          <w:fldChar w:fldCharType="end"/>
        </w:r>
      </w:hyperlink>
    </w:p>
    <w:p w14:paraId="03231CE9"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52" w:history="1">
        <w:r w:rsidRPr="0063060E">
          <w:rPr>
            <w:rStyle w:val="Hyperlink"/>
            <w:rFonts w:ascii="Aptos" w:eastAsia="Times New Roman" w:hAnsi="Aptos"/>
            <w:b/>
            <w:bCs/>
          </w:rPr>
          <w:t>4. Existing Environment</w:t>
        </w:r>
        <w:r>
          <w:rPr>
            <w:webHidden/>
          </w:rPr>
          <w:tab/>
        </w:r>
        <w:r>
          <w:rPr>
            <w:webHidden/>
          </w:rPr>
          <w:fldChar w:fldCharType="begin"/>
        </w:r>
        <w:r>
          <w:rPr>
            <w:webHidden/>
          </w:rPr>
          <w:instrText xml:space="preserve"> PAGEREF _Toc198531852 \h </w:instrText>
        </w:r>
        <w:r>
          <w:rPr>
            <w:webHidden/>
          </w:rPr>
        </w:r>
        <w:r>
          <w:rPr>
            <w:webHidden/>
          </w:rPr>
          <w:fldChar w:fldCharType="separate"/>
        </w:r>
        <w:r>
          <w:rPr>
            <w:webHidden/>
          </w:rPr>
          <w:t>5</w:t>
        </w:r>
        <w:r>
          <w:rPr>
            <w:webHidden/>
          </w:rPr>
          <w:fldChar w:fldCharType="end"/>
        </w:r>
      </w:hyperlink>
    </w:p>
    <w:p w14:paraId="7518D55B" w14:textId="77777777" w:rsidR="00C00452" w:rsidRDefault="00C00452" w:rsidP="00C00452">
      <w:pPr>
        <w:pStyle w:val="TOC3"/>
        <w:rPr>
          <w:rFonts w:asciiTheme="minorHAnsi" w:eastAsiaTheme="minorEastAsia" w:hAnsiTheme="minorHAnsi"/>
          <w:color w:val="auto"/>
          <w:kern w:val="2"/>
          <w:sz w:val="24"/>
          <w:szCs w:val="24"/>
          <w:lang w:eastAsia="en-AU"/>
          <w14:ligatures w14:val="standardContextual"/>
        </w:rPr>
      </w:pPr>
      <w:hyperlink w:anchor="_Toc198531853" w:history="1">
        <w:r w:rsidRPr="0063060E">
          <w:rPr>
            <w:rStyle w:val="Hyperlink"/>
            <w:rFonts w:ascii="Aptos" w:eastAsia="Times New Roman" w:hAnsi="Aptos"/>
            <w:b/>
            <w:bCs/>
          </w:rPr>
          <w:t>4.1 On-Premises Infrastructure</w:t>
        </w:r>
        <w:r>
          <w:rPr>
            <w:webHidden/>
          </w:rPr>
          <w:tab/>
        </w:r>
        <w:r>
          <w:rPr>
            <w:webHidden/>
          </w:rPr>
          <w:fldChar w:fldCharType="begin"/>
        </w:r>
        <w:r>
          <w:rPr>
            <w:webHidden/>
          </w:rPr>
          <w:instrText xml:space="preserve"> PAGEREF _Toc198531853 \h </w:instrText>
        </w:r>
        <w:r>
          <w:rPr>
            <w:webHidden/>
          </w:rPr>
        </w:r>
        <w:r>
          <w:rPr>
            <w:webHidden/>
          </w:rPr>
          <w:fldChar w:fldCharType="separate"/>
        </w:r>
        <w:r>
          <w:rPr>
            <w:webHidden/>
          </w:rPr>
          <w:t>5</w:t>
        </w:r>
        <w:r>
          <w:rPr>
            <w:webHidden/>
          </w:rPr>
          <w:fldChar w:fldCharType="end"/>
        </w:r>
      </w:hyperlink>
    </w:p>
    <w:p w14:paraId="54BE0589" w14:textId="77777777" w:rsidR="00C00452" w:rsidRDefault="00C00452" w:rsidP="00C00452">
      <w:pPr>
        <w:pStyle w:val="TOC3"/>
        <w:rPr>
          <w:rFonts w:asciiTheme="minorHAnsi" w:eastAsiaTheme="minorEastAsia" w:hAnsiTheme="minorHAnsi"/>
          <w:color w:val="auto"/>
          <w:kern w:val="2"/>
          <w:sz w:val="24"/>
          <w:szCs w:val="24"/>
          <w:lang w:eastAsia="en-AU"/>
          <w14:ligatures w14:val="standardContextual"/>
        </w:rPr>
      </w:pPr>
      <w:hyperlink w:anchor="_Toc198531854" w:history="1">
        <w:r w:rsidRPr="0063060E">
          <w:rPr>
            <w:rStyle w:val="Hyperlink"/>
            <w:rFonts w:ascii="Aptos" w:eastAsia="Times New Roman" w:hAnsi="Aptos"/>
            <w:b/>
            <w:bCs/>
          </w:rPr>
          <w:t>4.2 Cloud Infrastructure (Planned)</w:t>
        </w:r>
        <w:r>
          <w:rPr>
            <w:webHidden/>
          </w:rPr>
          <w:tab/>
        </w:r>
        <w:r>
          <w:rPr>
            <w:webHidden/>
          </w:rPr>
          <w:fldChar w:fldCharType="begin"/>
        </w:r>
        <w:r>
          <w:rPr>
            <w:webHidden/>
          </w:rPr>
          <w:instrText xml:space="preserve"> PAGEREF _Toc198531854 \h </w:instrText>
        </w:r>
        <w:r>
          <w:rPr>
            <w:webHidden/>
          </w:rPr>
        </w:r>
        <w:r>
          <w:rPr>
            <w:webHidden/>
          </w:rPr>
          <w:fldChar w:fldCharType="separate"/>
        </w:r>
        <w:r>
          <w:rPr>
            <w:webHidden/>
          </w:rPr>
          <w:t>5</w:t>
        </w:r>
        <w:r>
          <w:rPr>
            <w:webHidden/>
          </w:rPr>
          <w:fldChar w:fldCharType="end"/>
        </w:r>
      </w:hyperlink>
    </w:p>
    <w:p w14:paraId="18E744E5"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55" w:history="1">
        <w:r w:rsidRPr="0063060E">
          <w:rPr>
            <w:rStyle w:val="Hyperlink"/>
            <w:rFonts w:ascii="Aptos" w:eastAsia="Times New Roman" w:hAnsi="Aptos"/>
            <w:b/>
            <w:bCs/>
          </w:rPr>
          <w:t>5. Solution Design Overview</w:t>
        </w:r>
        <w:r>
          <w:rPr>
            <w:webHidden/>
          </w:rPr>
          <w:tab/>
        </w:r>
        <w:r>
          <w:rPr>
            <w:webHidden/>
          </w:rPr>
          <w:fldChar w:fldCharType="begin"/>
        </w:r>
        <w:r>
          <w:rPr>
            <w:webHidden/>
          </w:rPr>
          <w:instrText xml:space="preserve"> PAGEREF _Toc198531855 \h </w:instrText>
        </w:r>
        <w:r>
          <w:rPr>
            <w:webHidden/>
          </w:rPr>
        </w:r>
        <w:r>
          <w:rPr>
            <w:webHidden/>
          </w:rPr>
          <w:fldChar w:fldCharType="separate"/>
        </w:r>
        <w:r>
          <w:rPr>
            <w:webHidden/>
          </w:rPr>
          <w:t>6</w:t>
        </w:r>
        <w:r>
          <w:rPr>
            <w:webHidden/>
          </w:rPr>
          <w:fldChar w:fldCharType="end"/>
        </w:r>
      </w:hyperlink>
    </w:p>
    <w:p w14:paraId="7B4ABCC9"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56" w:history="1">
        <w:r w:rsidRPr="0063060E">
          <w:rPr>
            <w:rStyle w:val="Hyperlink"/>
            <w:rFonts w:ascii="Aptos" w:eastAsia="Times New Roman" w:hAnsi="Aptos"/>
            <w:b/>
            <w:bCs/>
          </w:rPr>
          <w:t>6. Architecture Diagram &amp; Explanation</w:t>
        </w:r>
        <w:r>
          <w:rPr>
            <w:webHidden/>
          </w:rPr>
          <w:tab/>
        </w:r>
        <w:r>
          <w:rPr>
            <w:webHidden/>
          </w:rPr>
          <w:fldChar w:fldCharType="begin"/>
        </w:r>
        <w:r>
          <w:rPr>
            <w:webHidden/>
          </w:rPr>
          <w:instrText xml:space="preserve"> PAGEREF _Toc198531856 \h </w:instrText>
        </w:r>
        <w:r>
          <w:rPr>
            <w:webHidden/>
          </w:rPr>
        </w:r>
        <w:r>
          <w:rPr>
            <w:webHidden/>
          </w:rPr>
          <w:fldChar w:fldCharType="separate"/>
        </w:r>
        <w:r>
          <w:rPr>
            <w:webHidden/>
          </w:rPr>
          <w:t>6</w:t>
        </w:r>
        <w:r>
          <w:rPr>
            <w:webHidden/>
          </w:rPr>
          <w:fldChar w:fldCharType="end"/>
        </w:r>
      </w:hyperlink>
    </w:p>
    <w:p w14:paraId="7D3962AD"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57" w:history="1">
        <w:r w:rsidRPr="0063060E">
          <w:rPr>
            <w:rStyle w:val="Hyperlink"/>
            <w:rFonts w:ascii="Aptos" w:eastAsia="Times New Roman" w:hAnsi="Aptos"/>
            <w:b/>
            <w:bCs/>
          </w:rPr>
          <w:t>6. Tenant Onboarding Steps in Azure</w:t>
        </w:r>
        <w:r>
          <w:rPr>
            <w:webHidden/>
          </w:rPr>
          <w:tab/>
        </w:r>
        <w:r>
          <w:rPr>
            <w:webHidden/>
          </w:rPr>
          <w:fldChar w:fldCharType="begin"/>
        </w:r>
        <w:r>
          <w:rPr>
            <w:webHidden/>
          </w:rPr>
          <w:instrText xml:space="preserve"> PAGEREF _Toc198531857 \h </w:instrText>
        </w:r>
        <w:r>
          <w:rPr>
            <w:webHidden/>
          </w:rPr>
        </w:r>
        <w:r>
          <w:rPr>
            <w:webHidden/>
          </w:rPr>
          <w:fldChar w:fldCharType="separate"/>
        </w:r>
        <w:r>
          <w:rPr>
            <w:webHidden/>
          </w:rPr>
          <w:t>7</w:t>
        </w:r>
        <w:r>
          <w:rPr>
            <w:webHidden/>
          </w:rPr>
          <w:fldChar w:fldCharType="end"/>
        </w:r>
      </w:hyperlink>
    </w:p>
    <w:p w14:paraId="1D8B8A33"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58" w:history="1">
        <w:r w:rsidRPr="0063060E">
          <w:rPr>
            <w:rStyle w:val="Hyperlink"/>
            <w:rFonts w:ascii="Aptos" w:eastAsia="Times New Roman" w:hAnsi="Aptos"/>
            <w:b/>
            <w:bCs/>
          </w:rPr>
          <w:t>7. Identity &amp; Directory Integration</w:t>
        </w:r>
        <w:r>
          <w:rPr>
            <w:webHidden/>
          </w:rPr>
          <w:tab/>
        </w:r>
        <w:r>
          <w:rPr>
            <w:webHidden/>
          </w:rPr>
          <w:fldChar w:fldCharType="begin"/>
        </w:r>
        <w:r>
          <w:rPr>
            <w:webHidden/>
          </w:rPr>
          <w:instrText xml:space="preserve"> PAGEREF _Toc198531858 \h </w:instrText>
        </w:r>
        <w:r>
          <w:rPr>
            <w:webHidden/>
          </w:rPr>
        </w:r>
        <w:r>
          <w:rPr>
            <w:webHidden/>
          </w:rPr>
          <w:fldChar w:fldCharType="separate"/>
        </w:r>
        <w:r>
          <w:rPr>
            <w:webHidden/>
          </w:rPr>
          <w:t>7</w:t>
        </w:r>
        <w:r>
          <w:rPr>
            <w:webHidden/>
          </w:rPr>
          <w:fldChar w:fldCharType="end"/>
        </w:r>
      </w:hyperlink>
    </w:p>
    <w:p w14:paraId="0D418A0B" w14:textId="77777777" w:rsidR="00C00452" w:rsidRDefault="00C00452" w:rsidP="00C00452">
      <w:pPr>
        <w:pStyle w:val="TOC3"/>
        <w:rPr>
          <w:rFonts w:asciiTheme="minorHAnsi" w:eastAsiaTheme="minorEastAsia" w:hAnsiTheme="minorHAnsi"/>
          <w:color w:val="auto"/>
          <w:kern w:val="2"/>
          <w:sz w:val="24"/>
          <w:szCs w:val="24"/>
          <w:lang w:eastAsia="en-AU"/>
          <w14:ligatures w14:val="standardContextual"/>
        </w:rPr>
      </w:pPr>
      <w:hyperlink w:anchor="_Toc198531859" w:history="1">
        <w:r w:rsidRPr="0063060E">
          <w:rPr>
            <w:rStyle w:val="Hyperlink"/>
            <w:rFonts w:ascii="Aptos" w:eastAsia="Times New Roman" w:hAnsi="Aptos"/>
            <w:b/>
            <w:bCs/>
          </w:rPr>
          <w:t>7.1 Entra ID (Azure AD) Prerequisites:</w:t>
        </w:r>
        <w:r>
          <w:rPr>
            <w:webHidden/>
          </w:rPr>
          <w:tab/>
        </w:r>
        <w:r>
          <w:rPr>
            <w:webHidden/>
          </w:rPr>
          <w:fldChar w:fldCharType="begin"/>
        </w:r>
        <w:r>
          <w:rPr>
            <w:webHidden/>
          </w:rPr>
          <w:instrText xml:space="preserve"> PAGEREF _Toc198531859 \h </w:instrText>
        </w:r>
        <w:r>
          <w:rPr>
            <w:webHidden/>
          </w:rPr>
        </w:r>
        <w:r>
          <w:rPr>
            <w:webHidden/>
          </w:rPr>
          <w:fldChar w:fldCharType="separate"/>
        </w:r>
        <w:r>
          <w:rPr>
            <w:webHidden/>
          </w:rPr>
          <w:t>7</w:t>
        </w:r>
        <w:r>
          <w:rPr>
            <w:webHidden/>
          </w:rPr>
          <w:fldChar w:fldCharType="end"/>
        </w:r>
      </w:hyperlink>
    </w:p>
    <w:p w14:paraId="26596E5C" w14:textId="77777777" w:rsidR="00C00452" w:rsidRDefault="00C00452" w:rsidP="00C00452">
      <w:pPr>
        <w:pStyle w:val="TOC3"/>
        <w:rPr>
          <w:rFonts w:asciiTheme="minorHAnsi" w:eastAsiaTheme="minorEastAsia" w:hAnsiTheme="minorHAnsi"/>
          <w:color w:val="auto"/>
          <w:kern w:val="2"/>
          <w:sz w:val="24"/>
          <w:szCs w:val="24"/>
          <w:lang w:eastAsia="en-AU"/>
          <w14:ligatures w14:val="standardContextual"/>
        </w:rPr>
      </w:pPr>
      <w:hyperlink w:anchor="_Toc198531860" w:history="1">
        <w:r w:rsidRPr="0063060E">
          <w:rPr>
            <w:rStyle w:val="Hyperlink"/>
            <w:rFonts w:ascii="Aptos" w:eastAsia="Times New Roman" w:hAnsi="Aptos"/>
            <w:b/>
            <w:bCs/>
          </w:rPr>
          <w:t>7.2</w:t>
        </w:r>
        <w:r w:rsidRPr="0063060E">
          <w:rPr>
            <w:rStyle w:val="Hyperlink"/>
            <w:rFonts w:ascii="Aptos" w:hAnsi="Aptos"/>
          </w:rPr>
          <w:t xml:space="preserve"> </w:t>
        </w:r>
        <w:r w:rsidRPr="0063060E">
          <w:rPr>
            <w:rStyle w:val="Hyperlink"/>
            <w:rFonts w:ascii="Aptos" w:eastAsia="Times New Roman" w:hAnsi="Aptos"/>
            <w:b/>
            <w:bCs/>
          </w:rPr>
          <w:t>Directory Integration Details Table</w:t>
        </w:r>
        <w:r>
          <w:rPr>
            <w:webHidden/>
          </w:rPr>
          <w:tab/>
        </w:r>
        <w:r>
          <w:rPr>
            <w:webHidden/>
          </w:rPr>
          <w:fldChar w:fldCharType="begin"/>
        </w:r>
        <w:r>
          <w:rPr>
            <w:webHidden/>
          </w:rPr>
          <w:instrText xml:space="preserve"> PAGEREF _Toc198531860 \h </w:instrText>
        </w:r>
        <w:r>
          <w:rPr>
            <w:webHidden/>
          </w:rPr>
        </w:r>
        <w:r>
          <w:rPr>
            <w:webHidden/>
          </w:rPr>
          <w:fldChar w:fldCharType="separate"/>
        </w:r>
        <w:r>
          <w:rPr>
            <w:webHidden/>
          </w:rPr>
          <w:t>8</w:t>
        </w:r>
        <w:r>
          <w:rPr>
            <w:webHidden/>
          </w:rPr>
          <w:fldChar w:fldCharType="end"/>
        </w:r>
      </w:hyperlink>
    </w:p>
    <w:p w14:paraId="4FEB9943"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61" w:history="1">
        <w:r w:rsidRPr="0063060E">
          <w:rPr>
            <w:rStyle w:val="Hyperlink"/>
            <w:rFonts w:ascii="Aptos" w:eastAsia="Times New Roman" w:hAnsi="Aptos"/>
            <w:b/>
            <w:bCs/>
          </w:rPr>
          <w:t>9. User/Device Enrollment Flows</w:t>
        </w:r>
        <w:r>
          <w:rPr>
            <w:webHidden/>
          </w:rPr>
          <w:tab/>
        </w:r>
        <w:r>
          <w:rPr>
            <w:webHidden/>
          </w:rPr>
          <w:fldChar w:fldCharType="begin"/>
        </w:r>
        <w:r>
          <w:rPr>
            <w:webHidden/>
          </w:rPr>
          <w:instrText xml:space="preserve"> PAGEREF _Toc198531861 \h </w:instrText>
        </w:r>
        <w:r>
          <w:rPr>
            <w:webHidden/>
          </w:rPr>
        </w:r>
        <w:r>
          <w:rPr>
            <w:webHidden/>
          </w:rPr>
          <w:fldChar w:fldCharType="separate"/>
        </w:r>
        <w:r>
          <w:rPr>
            <w:webHidden/>
          </w:rPr>
          <w:t>8</w:t>
        </w:r>
        <w:r>
          <w:rPr>
            <w:webHidden/>
          </w:rPr>
          <w:fldChar w:fldCharType="end"/>
        </w:r>
      </w:hyperlink>
    </w:p>
    <w:p w14:paraId="1C637104"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62" w:history="1">
        <w:r w:rsidRPr="0063060E">
          <w:rPr>
            <w:rStyle w:val="Hyperlink"/>
            <w:rFonts w:ascii="Aptos" w:eastAsia="Times New Roman" w:hAnsi="Aptos"/>
            <w:b/>
            <w:bCs/>
          </w:rPr>
          <w:t>10. Security &amp; Network Controls</w:t>
        </w:r>
        <w:r>
          <w:rPr>
            <w:webHidden/>
          </w:rPr>
          <w:tab/>
        </w:r>
        <w:r>
          <w:rPr>
            <w:webHidden/>
          </w:rPr>
          <w:fldChar w:fldCharType="begin"/>
        </w:r>
        <w:r>
          <w:rPr>
            <w:webHidden/>
          </w:rPr>
          <w:instrText xml:space="preserve"> PAGEREF _Toc198531862 \h </w:instrText>
        </w:r>
        <w:r>
          <w:rPr>
            <w:webHidden/>
          </w:rPr>
        </w:r>
        <w:r>
          <w:rPr>
            <w:webHidden/>
          </w:rPr>
          <w:fldChar w:fldCharType="separate"/>
        </w:r>
        <w:r>
          <w:rPr>
            <w:webHidden/>
          </w:rPr>
          <w:t>9</w:t>
        </w:r>
        <w:r>
          <w:rPr>
            <w:webHidden/>
          </w:rPr>
          <w:fldChar w:fldCharType="end"/>
        </w:r>
      </w:hyperlink>
    </w:p>
    <w:p w14:paraId="2DF3597B"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63" w:history="1">
        <w:r w:rsidRPr="0063060E">
          <w:rPr>
            <w:rStyle w:val="Hyperlink"/>
            <w:rFonts w:ascii="Aptos" w:eastAsia="Times New Roman" w:hAnsi="Aptos"/>
            <w:b/>
            <w:bCs/>
          </w:rPr>
          <w:t>11. Policy Matrix</w:t>
        </w:r>
        <w:r>
          <w:rPr>
            <w:webHidden/>
          </w:rPr>
          <w:tab/>
        </w:r>
        <w:r>
          <w:rPr>
            <w:webHidden/>
          </w:rPr>
          <w:fldChar w:fldCharType="begin"/>
        </w:r>
        <w:r>
          <w:rPr>
            <w:webHidden/>
          </w:rPr>
          <w:instrText xml:space="preserve"> PAGEREF _Toc198531863 \h </w:instrText>
        </w:r>
        <w:r>
          <w:rPr>
            <w:webHidden/>
          </w:rPr>
        </w:r>
        <w:r>
          <w:rPr>
            <w:webHidden/>
          </w:rPr>
          <w:fldChar w:fldCharType="separate"/>
        </w:r>
        <w:r>
          <w:rPr>
            <w:webHidden/>
          </w:rPr>
          <w:t>9</w:t>
        </w:r>
        <w:r>
          <w:rPr>
            <w:webHidden/>
          </w:rPr>
          <w:fldChar w:fldCharType="end"/>
        </w:r>
      </w:hyperlink>
    </w:p>
    <w:p w14:paraId="6BBC91E8" w14:textId="77777777" w:rsidR="00C00452" w:rsidRDefault="00C00452" w:rsidP="00C00452">
      <w:pPr>
        <w:pStyle w:val="TOC3"/>
        <w:rPr>
          <w:rFonts w:asciiTheme="minorHAnsi" w:eastAsiaTheme="minorEastAsia" w:hAnsiTheme="minorHAnsi"/>
          <w:color w:val="auto"/>
          <w:kern w:val="2"/>
          <w:sz w:val="24"/>
          <w:szCs w:val="24"/>
          <w:lang w:eastAsia="en-AU"/>
          <w14:ligatures w14:val="standardContextual"/>
        </w:rPr>
      </w:pPr>
      <w:hyperlink w:anchor="_Toc198531864" w:history="1">
        <w:r w:rsidRPr="0063060E">
          <w:rPr>
            <w:rStyle w:val="Hyperlink"/>
            <w:rFonts w:ascii="Aptos" w:eastAsia="Times New Roman" w:hAnsi="Aptos"/>
            <w:b/>
            <w:bCs/>
          </w:rPr>
          <w:t>11.1 Compliance Policies</w:t>
        </w:r>
        <w:r>
          <w:rPr>
            <w:webHidden/>
          </w:rPr>
          <w:tab/>
        </w:r>
        <w:r>
          <w:rPr>
            <w:webHidden/>
          </w:rPr>
          <w:fldChar w:fldCharType="begin"/>
        </w:r>
        <w:r>
          <w:rPr>
            <w:webHidden/>
          </w:rPr>
          <w:instrText xml:space="preserve"> PAGEREF _Toc198531864 \h </w:instrText>
        </w:r>
        <w:r>
          <w:rPr>
            <w:webHidden/>
          </w:rPr>
        </w:r>
        <w:r>
          <w:rPr>
            <w:webHidden/>
          </w:rPr>
          <w:fldChar w:fldCharType="separate"/>
        </w:r>
        <w:r>
          <w:rPr>
            <w:webHidden/>
          </w:rPr>
          <w:t>9</w:t>
        </w:r>
        <w:r>
          <w:rPr>
            <w:webHidden/>
          </w:rPr>
          <w:fldChar w:fldCharType="end"/>
        </w:r>
      </w:hyperlink>
    </w:p>
    <w:p w14:paraId="0D900C1C" w14:textId="77777777" w:rsidR="00C00452" w:rsidRDefault="00C00452" w:rsidP="00C00452">
      <w:pPr>
        <w:pStyle w:val="TOC3"/>
        <w:rPr>
          <w:rFonts w:asciiTheme="minorHAnsi" w:eastAsiaTheme="minorEastAsia" w:hAnsiTheme="minorHAnsi"/>
          <w:color w:val="auto"/>
          <w:kern w:val="2"/>
          <w:sz w:val="24"/>
          <w:szCs w:val="24"/>
          <w:lang w:eastAsia="en-AU"/>
          <w14:ligatures w14:val="standardContextual"/>
        </w:rPr>
      </w:pPr>
      <w:hyperlink w:anchor="_Toc198531866" w:history="1">
        <w:r w:rsidRPr="0063060E">
          <w:rPr>
            <w:rStyle w:val="Hyperlink"/>
            <w:rFonts w:ascii="Aptos" w:eastAsia="Times New Roman" w:hAnsi="Aptos"/>
            <w:b/>
            <w:bCs/>
          </w:rPr>
          <w:t>11.2 Configuration Profiles</w:t>
        </w:r>
        <w:r>
          <w:rPr>
            <w:webHidden/>
          </w:rPr>
          <w:tab/>
        </w:r>
        <w:r>
          <w:rPr>
            <w:webHidden/>
          </w:rPr>
          <w:fldChar w:fldCharType="begin"/>
        </w:r>
        <w:r>
          <w:rPr>
            <w:webHidden/>
          </w:rPr>
          <w:instrText xml:space="preserve"> PAGEREF _Toc198531866 \h </w:instrText>
        </w:r>
        <w:r>
          <w:rPr>
            <w:webHidden/>
          </w:rPr>
        </w:r>
        <w:r>
          <w:rPr>
            <w:webHidden/>
          </w:rPr>
          <w:fldChar w:fldCharType="separate"/>
        </w:r>
        <w:r>
          <w:rPr>
            <w:webHidden/>
          </w:rPr>
          <w:t>9</w:t>
        </w:r>
        <w:r>
          <w:rPr>
            <w:webHidden/>
          </w:rPr>
          <w:fldChar w:fldCharType="end"/>
        </w:r>
      </w:hyperlink>
    </w:p>
    <w:p w14:paraId="6A2D4FA8"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67" w:history="1">
        <w:r w:rsidRPr="0063060E">
          <w:rPr>
            <w:rStyle w:val="Hyperlink"/>
            <w:rFonts w:ascii="Aptos" w:eastAsia="Times New Roman" w:hAnsi="Aptos"/>
            <w:b/>
            <w:bCs/>
          </w:rPr>
          <w:t>12. Security Baselines &amp; Compliance Profiles</w:t>
        </w:r>
        <w:r>
          <w:rPr>
            <w:webHidden/>
          </w:rPr>
          <w:tab/>
        </w:r>
        <w:r>
          <w:rPr>
            <w:webHidden/>
          </w:rPr>
          <w:fldChar w:fldCharType="begin"/>
        </w:r>
        <w:r>
          <w:rPr>
            <w:webHidden/>
          </w:rPr>
          <w:instrText xml:space="preserve"> PAGEREF _Toc198531867 \h </w:instrText>
        </w:r>
        <w:r>
          <w:rPr>
            <w:webHidden/>
          </w:rPr>
        </w:r>
        <w:r>
          <w:rPr>
            <w:webHidden/>
          </w:rPr>
          <w:fldChar w:fldCharType="separate"/>
        </w:r>
        <w:r>
          <w:rPr>
            <w:webHidden/>
          </w:rPr>
          <w:t>10</w:t>
        </w:r>
        <w:r>
          <w:rPr>
            <w:webHidden/>
          </w:rPr>
          <w:fldChar w:fldCharType="end"/>
        </w:r>
      </w:hyperlink>
    </w:p>
    <w:p w14:paraId="6755D6CA"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68" w:history="1">
        <w:r w:rsidRPr="0063060E">
          <w:rPr>
            <w:rStyle w:val="Hyperlink"/>
            <w:rFonts w:ascii="Aptos" w:eastAsia="Times New Roman" w:hAnsi="Aptos"/>
            <w:b/>
            <w:bCs/>
          </w:rPr>
          <w:t>13. Licensing Considerations &amp; Integration Points</w:t>
        </w:r>
        <w:r>
          <w:rPr>
            <w:webHidden/>
          </w:rPr>
          <w:tab/>
        </w:r>
        <w:r>
          <w:rPr>
            <w:webHidden/>
          </w:rPr>
          <w:fldChar w:fldCharType="begin"/>
        </w:r>
        <w:r>
          <w:rPr>
            <w:webHidden/>
          </w:rPr>
          <w:instrText xml:space="preserve"> PAGEREF _Toc198531868 \h </w:instrText>
        </w:r>
        <w:r>
          <w:rPr>
            <w:webHidden/>
          </w:rPr>
        </w:r>
        <w:r>
          <w:rPr>
            <w:webHidden/>
          </w:rPr>
          <w:fldChar w:fldCharType="separate"/>
        </w:r>
        <w:r>
          <w:rPr>
            <w:webHidden/>
          </w:rPr>
          <w:t>10</w:t>
        </w:r>
        <w:r>
          <w:rPr>
            <w:webHidden/>
          </w:rPr>
          <w:fldChar w:fldCharType="end"/>
        </w:r>
      </w:hyperlink>
    </w:p>
    <w:p w14:paraId="631DFFC3"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69" w:history="1">
        <w:r w:rsidRPr="0063060E">
          <w:rPr>
            <w:rStyle w:val="Hyperlink"/>
            <w:rFonts w:ascii="Aptos" w:eastAsia="Times New Roman" w:hAnsi="Aptos"/>
            <w:b/>
            <w:bCs/>
          </w:rPr>
          <w:t>14. Application Management</w:t>
        </w:r>
        <w:r>
          <w:rPr>
            <w:webHidden/>
          </w:rPr>
          <w:tab/>
        </w:r>
        <w:r>
          <w:rPr>
            <w:webHidden/>
          </w:rPr>
          <w:fldChar w:fldCharType="begin"/>
        </w:r>
        <w:r>
          <w:rPr>
            <w:webHidden/>
          </w:rPr>
          <w:instrText xml:space="preserve"> PAGEREF _Toc198531869 \h </w:instrText>
        </w:r>
        <w:r>
          <w:rPr>
            <w:webHidden/>
          </w:rPr>
        </w:r>
        <w:r>
          <w:rPr>
            <w:webHidden/>
          </w:rPr>
          <w:fldChar w:fldCharType="separate"/>
        </w:r>
        <w:r>
          <w:rPr>
            <w:webHidden/>
          </w:rPr>
          <w:t>10</w:t>
        </w:r>
        <w:r>
          <w:rPr>
            <w:webHidden/>
          </w:rPr>
          <w:fldChar w:fldCharType="end"/>
        </w:r>
      </w:hyperlink>
    </w:p>
    <w:p w14:paraId="10E9C9C3"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70" w:history="1">
        <w:r w:rsidRPr="0063060E">
          <w:rPr>
            <w:rStyle w:val="Hyperlink"/>
            <w:rFonts w:ascii="Aptos" w:eastAsia="Times New Roman" w:hAnsi="Aptos"/>
            <w:b/>
            <w:bCs/>
          </w:rPr>
          <w:t>15. Monitoring &amp; Reporting</w:t>
        </w:r>
        <w:r>
          <w:rPr>
            <w:webHidden/>
          </w:rPr>
          <w:tab/>
        </w:r>
        <w:r>
          <w:rPr>
            <w:webHidden/>
          </w:rPr>
          <w:fldChar w:fldCharType="begin"/>
        </w:r>
        <w:r>
          <w:rPr>
            <w:webHidden/>
          </w:rPr>
          <w:instrText xml:space="preserve"> PAGEREF _Toc198531870 \h </w:instrText>
        </w:r>
        <w:r>
          <w:rPr>
            <w:webHidden/>
          </w:rPr>
        </w:r>
        <w:r>
          <w:rPr>
            <w:webHidden/>
          </w:rPr>
          <w:fldChar w:fldCharType="separate"/>
        </w:r>
        <w:r>
          <w:rPr>
            <w:webHidden/>
          </w:rPr>
          <w:t>11</w:t>
        </w:r>
        <w:r>
          <w:rPr>
            <w:webHidden/>
          </w:rPr>
          <w:fldChar w:fldCharType="end"/>
        </w:r>
      </w:hyperlink>
    </w:p>
    <w:p w14:paraId="73EE0338"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71" w:history="1">
        <w:r w:rsidRPr="0063060E">
          <w:rPr>
            <w:rStyle w:val="Hyperlink"/>
            <w:rFonts w:ascii="Aptos" w:eastAsia="Times New Roman" w:hAnsi="Aptos"/>
            <w:b/>
            <w:bCs/>
          </w:rPr>
          <w:t>16. Integration Considerations</w:t>
        </w:r>
        <w:r>
          <w:rPr>
            <w:webHidden/>
          </w:rPr>
          <w:tab/>
        </w:r>
        <w:r>
          <w:rPr>
            <w:webHidden/>
          </w:rPr>
          <w:fldChar w:fldCharType="begin"/>
        </w:r>
        <w:r>
          <w:rPr>
            <w:webHidden/>
          </w:rPr>
          <w:instrText xml:space="preserve"> PAGEREF _Toc198531871 \h </w:instrText>
        </w:r>
        <w:r>
          <w:rPr>
            <w:webHidden/>
          </w:rPr>
        </w:r>
        <w:r>
          <w:rPr>
            <w:webHidden/>
          </w:rPr>
          <w:fldChar w:fldCharType="separate"/>
        </w:r>
        <w:r>
          <w:rPr>
            <w:webHidden/>
          </w:rPr>
          <w:t>11</w:t>
        </w:r>
        <w:r>
          <w:rPr>
            <w:webHidden/>
          </w:rPr>
          <w:fldChar w:fldCharType="end"/>
        </w:r>
      </w:hyperlink>
    </w:p>
    <w:p w14:paraId="0CFE8331"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72" w:history="1">
        <w:r w:rsidRPr="0063060E">
          <w:rPr>
            <w:rStyle w:val="Hyperlink"/>
            <w:rFonts w:ascii="Aptos" w:eastAsia="Times New Roman" w:hAnsi="Aptos"/>
            <w:b/>
            <w:bCs/>
          </w:rPr>
          <w:t>17. Testing &amp; Validation Plan</w:t>
        </w:r>
        <w:r>
          <w:rPr>
            <w:webHidden/>
          </w:rPr>
          <w:tab/>
        </w:r>
        <w:r>
          <w:rPr>
            <w:webHidden/>
          </w:rPr>
          <w:fldChar w:fldCharType="begin"/>
        </w:r>
        <w:r>
          <w:rPr>
            <w:webHidden/>
          </w:rPr>
          <w:instrText xml:space="preserve"> PAGEREF _Toc198531872 \h </w:instrText>
        </w:r>
        <w:r>
          <w:rPr>
            <w:webHidden/>
          </w:rPr>
        </w:r>
        <w:r>
          <w:rPr>
            <w:webHidden/>
          </w:rPr>
          <w:fldChar w:fldCharType="separate"/>
        </w:r>
        <w:r>
          <w:rPr>
            <w:webHidden/>
          </w:rPr>
          <w:t>11</w:t>
        </w:r>
        <w:r>
          <w:rPr>
            <w:webHidden/>
          </w:rPr>
          <w:fldChar w:fldCharType="end"/>
        </w:r>
      </w:hyperlink>
    </w:p>
    <w:p w14:paraId="1AFBAE6B"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73" w:history="1">
        <w:r w:rsidRPr="0063060E">
          <w:rPr>
            <w:rStyle w:val="Hyperlink"/>
            <w:rFonts w:ascii="Aptos" w:eastAsia="Times New Roman" w:hAnsi="Aptos"/>
            <w:b/>
            <w:bCs/>
          </w:rPr>
          <w:t>18. User Scenarios &amp; Usage Stories</w:t>
        </w:r>
        <w:r>
          <w:rPr>
            <w:webHidden/>
          </w:rPr>
          <w:tab/>
        </w:r>
        <w:r>
          <w:rPr>
            <w:webHidden/>
          </w:rPr>
          <w:fldChar w:fldCharType="begin"/>
        </w:r>
        <w:r>
          <w:rPr>
            <w:webHidden/>
          </w:rPr>
          <w:instrText xml:space="preserve"> PAGEREF _Toc198531873 \h </w:instrText>
        </w:r>
        <w:r>
          <w:rPr>
            <w:webHidden/>
          </w:rPr>
        </w:r>
        <w:r>
          <w:rPr>
            <w:webHidden/>
          </w:rPr>
          <w:fldChar w:fldCharType="separate"/>
        </w:r>
        <w:r>
          <w:rPr>
            <w:webHidden/>
          </w:rPr>
          <w:t>12</w:t>
        </w:r>
        <w:r>
          <w:rPr>
            <w:webHidden/>
          </w:rPr>
          <w:fldChar w:fldCharType="end"/>
        </w:r>
      </w:hyperlink>
    </w:p>
    <w:p w14:paraId="445EFA84" w14:textId="77777777" w:rsidR="00C00452" w:rsidRDefault="00C00452" w:rsidP="00C00452">
      <w:pPr>
        <w:pStyle w:val="TOC2"/>
        <w:rPr>
          <w:rFonts w:asciiTheme="minorHAnsi" w:eastAsiaTheme="minorEastAsia" w:hAnsiTheme="minorHAnsi"/>
          <w:color w:val="auto"/>
          <w:kern w:val="2"/>
          <w:sz w:val="24"/>
          <w:szCs w:val="24"/>
          <w:lang w:eastAsia="en-AU"/>
          <w14:ligatures w14:val="standardContextual"/>
        </w:rPr>
      </w:pPr>
      <w:hyperlink w:anchor="_Toc198531874" w:history="1">
        <w:r w:rsidRPr="0063060E">
          <w:rPr>
            <w:rStyle w:val="Hyperlink"/>
            <w:rFonts w:ascii="Aptos" w:eastAsia="Times New Roman" w:hAnsi="Aptos"/>
            <w:b/>
            <w:bCs/>
          </w:rPr>
          <w:t>19. Technical Assumptions &amp; Constraints</w:t>
        </w:r>
        <w:r>
          <w:rPr>
            <w:webHidden/>
          </w:rPr>
          <w:tab/>
        </w:r>
        <w:r>
          <w:rPr>
            <w:webHidden/>
          </w:rPr>
          <w:fldChar w:fldCharType="begin"/>
        </w:r>
        <w:r>
          <w:rPr>
            <w:webHidden/>
          </w:rPr>
          <w:instrText xml:space="preserve"> PAGEREF _Toc198531874 \h </w:instrText>
        </w:r>
        <w:r>
          <w:rPr>
            <w:webHidden/>
          </w:rPr>
        </w:r>
        <w:r>
          <w:rPr>
            <w:webHidden/>
          </w:rPr>
          <w:fldChar w:fldCharType="separate"/>
        </w:r>
        <w:r>
          <w:rPr>
            <w:webHidden/>
          </w:rPr>
          <w:t>12</w:t>
        </w:r>
        <w:r>
          <w:rPr>
            <w:webHidden/>
          </w:rPr>
          <w:fldChar w:fldCharType="end"/>
        </w:r>
      </w:hyperlink>
    </w:p>
    <w:p w14:paraId="285A59C3" w14:textId="77777777" w:rsidR="00FF0A82" w:rsidRDefault="00FF0A82" w:rsidP="00FF0A82">
      <w:pPr>
        <w:pStyle w:val="Heading1"/>
        <w:rPr>
          <w:rFonts w:eastAsia="Arial"/>
        </w:rPr>
      </w:pPr>
      <w:bookmarkStart w:id="0" w:name="_Toc198302276"/>
      <w:bookmarkStart w:id="1" w:name="_Toc198531842"/>
      <w:r w:rsidRPr="00FF0A82">
        <w:rPr>
          <w:rFonts w:eastAsia="Arial"/>
        </w:rPr>
        <w:lastRenderedPageBreak/>
        <w:t>Document Control</w:t>
      </w:r>
      <w:bookmarkEnd w:id="0"/>
      <w:bookmarkEnd w:id="1"/>
    </w:p>
    <w:p w14:paraId="5E5B3A98" w14:textId="203C703D" w:rsidR="008F17CA" w:rsidRDefault="00924C05" w:rsidP="00924C05">
      <w:pPr>
        <w:pStyle w:val="AltHeading2"/>
      </w:pPr>
      <w:bookmarkStart w:id="2" w:name="_Toc198302277"/>
      <w:bookmarkStart w:id="3" w:name="_Toc198531843"/>
      <w:r>
        <w:t>Project Information</w:t>
      </w:r>
      <w:bookmarkEnd w:id="2"/>
      <w:bookmarkEnd w:id="3"/>
    </w:p>
    <w:tbl>
      <w:tblPr>
        <w:tblStyle w:val="TableRiotSolutions"/>
        <w:tblW w:w="5000" w:type="pct"/>
        <w:tblLook w:val="04A0" w:firstRow="1" w:lastRow="0" w:firstColumn="1" w:lastColumn="0" w:noHBand="0" w:noVBand="1"/>
      </w:tblPr>
      <w:tblGrid>
        <w:gridCol w:w="4160"/>
        <w:gridCol w:w="5473"/>
      </w:tblGrid>
      <w:tr w:rsidR="00E94718" w:rsidRPr="00FF0A82" w14:paraId="69F3518F" w14:textId="77777777" w:rsidTr="00E94718">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159" w:type="pct"/>
            <w:tcBorders>
              <w:bottom w:val="single" w:sz="4" w:space="0" w:color="B3B2B1"/>
              <w:right w:val="nil"/>
            </w:tcBorders>
            <w:shd w:val="clear" w:color="auto" w:fill="160041"/>
          </w:tcPr>
          <w:p w14:paraId="08495FB3" w14:textId="061A2960" w:rsidR="00E94718" w:rsidRPr="00465D93" w:rsidRDefault="00E94718">
            <w:pPr>
              <w:spacing w:before="60" w:after="60"/>
              <w:ind w:left="113" w:right="113"/>
              <w:rPr>
                <w:rFonts w:eastAsia="Arial" w:cs="Times New Roman"/>
                <w:b/>
                <w:sz w:val="20"/>
                <w:szCs w:val="20"/>
                <w:lang w:val="en-US"/>
              </w:rPr>
            </w:pPr>
          </w:p>
        </w:tc>
        <w:tc>
          <w:tcPr>
            <w:tcW w:w="2841" w:type="pct"/>
            <w:tcBorders>
              <w:left w:val="nil"/>
              <w:bottom w:val="single" w:sz="4" w:space="0" w:color="B3B2B1"/>
              <w:right w:val="nil"/>
            </w:tcBorders>
            <w:shd w:val="clear" w:color="auto" w:fill="160041"/>
          </w:tcPr>
          <w:p w14:paraId="01E91A5E" w14:textId="4C7D8312" w:rsidR="00E94718" w:rsidRPr="00465D93" w:rsidRDefault="00E94718">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p>
        </w:tc>
      </w:tr>
      <w:tr w:rsidR="00E94718" w:rsidRPr="00FF0A82" w14:paraId="412605F8" w14:textId="77777777" w:rsidTr="00E94718">
        <w:tc>
          <w:tcPr>
            <w:cnfStyle w:val="001000000000" w:firstRow="0" w:lastRow="0" w:firstColumn="1" w:lastColumn="0" w:oddVBand="0" w:evenVBand="0" w:oddHBand="0" w:evenHBand="0" w:firstRowFirstColumn="0" w:firstRowLastColumn="0" w:lastRowFirstColumn="0" w:lastRowLastColumn="0"/>
            <w:tcW w:w="2159" w:type="pct"/>
            <w:tcBorders>
              <w:top w:val="single" w:sz="4" w:space="0" w:color="B3B2B1"/>
            </w:tcBorders>
            <w:shd w:val="clear" w:color="auto" w:fill="auto"/>
          </w:tcPr>
          <w:p w14:paraId="368CC7BF" w14:textId="325DA235" w:rsidR="00E94718" w:rsidRPr="00AD4CA5" w:rsidRDefault="00AA1A84">
            <w:pPr>
              <w:spacing w:before="140" w:after="140"/>
              <w:ind w:left="113" w:right="113"/>
              <w:rPr>
                <w:rFonts w:eastAsia="Arial" w:cs="Times New Roman"/>
                <w:b/>
                <w:bCs/>
                <w:sz w:val="16"/>
              </w:rPr>
            </w:pPr>
            <w:r w:rsidRPr="00AD4CA5">
              <w:rPr>
                <w:rFonts w:eastAsia="Arial" w:cs="Times New Roman"/>
                <w:b/>
                <w:bCs/>
                <w:sz w:val="16"/>
              </w:rPr>
              <w:t>Project Name</w:t>
            </w:r>
          </w:p>
        </w:tc>
        <w:tc>
          <w:tcPr>
            <w:tcW w:w="2841" w:type="pct"/>
            <w:tcBorders>
              <w:top w:val="single" w:sz="4" w:space="0" w:color="B3B2B1"/>
            </w:tcBorders>
          </w:tcPr>
          <w:p w14:paraId="51D7BA56" w14:textId="161AB3F1" w:rsidR="00E94718" w:rsidRPr="00FF0A82" w:rsidRDefault="005552D9">
            <w:pPr>
              <w:spacing w:before="140" w:after="140"/>
              <w:ind w:left="113" w:right="113"/>
              <w:cnfStyle w:val="000000000000" w:firstRow="0" w:lastRow="0" w:firstColumn="0" w:lastColumn="0" w:oddVBand="0" w:evenVBand="0" w:oddHBand="0" w:evenHBand="0" w:firstRowFirstColumn="0" w:firstRowLastColumn="0" w:lastRowFirstColumn="0" w:lastRowLastColumn="0"/>
              <w:rPr>
                <w:rFonts w:eastAsia="Arial" w:cs="Times New Roman"/>
                <w:sz w:val="16"/>
              </w:rPr>
            </w:pPr>
            <w:r w:rsidRPr="005552D9">
              <w:rPr>
                <w:rFonts w:eastAsia="Arial" w:cs="Times New Roman"/>
                <w:bCs/>
                <w:sz w:val="16"/>
              </w:rPr>
              <w:t>Microsoft Intune – Windows Device Management</w:t>
            </w:r>
          </w:p>
        </w:tc>
      </w:tr>
      <w:tr w:rsidR="00E94718" w:rsidRPr="00FF0A82" w14:paraId="22919F97" w14:textId="77777777" w:rsidTr="00E947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pct"/>
            <w:tcBorders>
              <w:bottom w:val="single" w:sz="4" w:space="0" w:color="B3B2B1"/>
            </w:tcBorders>
            <w:shd w:val="clear" w:color="auto" w:fill="auto"/>
          </w:tcPr>
          <w:p w14:paraId="6ABFCB57" w14:textId="32EEAD97" w:rsidR="00E94718" w:rsidRPr="00FF0A82" w:rsidRDefault="00461AF4">
            <w:pPr>
              <w:spacing w:before="140" w:after="140"/>
              <w:ind w:left="113" w:right="113"/>
              <w:rPr>
                <w:rFonts w:eastAsia="Arial" w:cs="Times New Roman"/>
                <w:b/>
                <w:sz w:val="16"/>
              </w:rPr>
            </w:pPr>
            <w:r>
              <w:rPr>
                <w:rFonts w:eastAsia="Arial" w:cs="Times New Roman"/>
                <w:b/>
                <w:sz w:val="16"/>
              </w:rPr>
              <w:t>Program Manager</w:t>
            </w:r>
          </w:p>
        </w:tc>
        <w:tc>
          <w:tcPr>
            <w:tcW w:w="2841" w:type="pct"/>
            <w:tcBorders>
              <w:bottom w:val="single" w:sz="4" w:space="0" w:color="B3B2B1"/>
            </w:tcBorders>
            <w:shd w:val="clear" w:color="auto" w:fill="auto"/>
          </w:tcPr>
          <w:p w14:paraId="5AE8B70C" w14:textId="2FE4803A" w:rsidR="00E94718" w:rsidRPr="00553E6F" w:rsidRDefault="00D40625">
            <w:pPr>
              <w:spacing w:before="140" w:after="140"/>
              <w:ind w:left="113" w:right="113"/>
              <w:cnfStyle w:val="000000010000" w:firstRow="0" w:lastRow="0" w:firstColumn="0" w:lastColumn="0" w:oddVBand="0" w:evenVBand="0" w:oddHBand="0" w:evenHBand="1" w:firstRowFirstColumn="0" w:firstRowLastColumn="0" w:lastRowFirstColumn="0" w:lastRowLastColumn="0"/>
              <w:rPr>
                <w:rFonts w:eastAsia="Arial" w:cs="Times New Roman"/>
                <w:bCs/>
                <w:sz w:val="16"/>
              </w:rPr>
            </w:pPr>
            <w:r w:rsidRPr="00553E6F">
              <w:rPr>
                <w:rFonts w:eastAsia="Arial" w:cs="Times New Roman"/>
                <w:bCs/>
                <w:sz w:val="16"/>
              </w:rPr>
              <w:t>George Alex</w:t>
            </w:r>
          </w:p>
        </w:tc>
      </w:tr>
    </w:tbl>
    <w:p w14:paraId="2E0B4AEC" w14:textId="77777777" w:rsidR="00924C05" w:rsidRDefault="00924C05" w:rsidP="008F17CA"/>
    <w:p w14:paraId="51AD8162" w14:textId="64BEA428" w:rsidR="00E94718" w:rsidRPr="008F17CA" w:rsidRDefault="00AE0F14" w:rsidP="00AE0F14">
      <w:pPr>
        <w:pStyle w:val="AltHeading2"/>
      </w:pPr>
      <w:bookmarkStart w:id="4" w:name="_Toc198302278"/>
      <w:bookmarkStart w:id="5" w:name="_Toc198531844"/>
      <w:r>
        <w:t>Responsibilities</w:t>
      </w:r>
      <w:bookmarkEnd w:id="4"/>
      <w:bookmarkEnd w:id="5"/>
    </w:p>
    <w:tbl>
      <w:tblPr>
        <w:tblStyle w:val="TableRiotSolutions"/>
        <w:tblW w:w="5000" w:type="pct"/>
        <w:tblLook w:val="04A0" w:firstRow="1" w:lastRow="0" w:firstColumn="1" w:lastColumn="0" w:noHBand="0" w:noVBand="1"/>
      </w:tblPr>
      <w:tblGrid>
        <w:gridCol w:w="2332"/>
        <w:gridCol w:w="3067"/>
        <w:gridCol w:w="4229"/>
      </w:tblGrid>
      <w:tr w:rsidR="00FF0A82" w:rsidRPr="00FF0A82" w14:paraId="72B2EF87" w14:textId="77777777" w:rsidTr="00CE1C5C">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11" w:type="pct"/>
            <w:tcBorders>
              <w:bottom w:val="single" w:sz="4" w:space="0" w:color="B3B2B1"/>
              <w:right w:val="nil"/>
            </w:tcBorders>
            <w:shd w:val="clear" w:color="auto" w:fill="160041"/>
          </w:tcPr>
          <w:p w14:paraId="2D324344" w14:textId="77777777" w:rsidR="00FF0A82" w:rsidRPr="00465D93" w:rsidRDefault="00FF0A82" w:rsidP="00FF0A82">
            <w:pPr>
              <w:spacing w:before="60" w:after="60"/>
              <w:ind w:left="113" w:right="113"/>
              <w:rPr>
                <w:rFonts w:eastAsia="Arial" w:cs="Times New Roman"/>
                <w:b/>
                <w:sz w:val="20"/>
                <w:szCs w:val="20"/>
                <w:lang w:val="en-US"/>
              </w:rPr>
            </w:pPr>
            <w:r w:rsidRPr="00465D93">
              <w:rPr>
                <w:rFonts w:eastAsia="Arial" w:cs="Times New Roman"/>
                <w:b/>
                <w:sz w:val="20"/>
                <w:szCs w:val="20"/>
                <w:lang w:val="en-US"/>
              </w:rPr>
              <w:t>Authors</w:t>
            </w:r>
          </w:p>
        </w:tc>
        <w:tc>
          <w:tcPr>
            <w:tcW w:w="1593" w:type="pct"/>
            <w:tcBorders>
              <w:left w:val="nil"/>
              <w:bottom w:val="single" w:sz="4" w:space="0" w:color="B3B2B1"/>
              <w:right w:val="nil"/>
            </w:tcBorders>
            <w:shd w:val="clear" w:color="auto" w:fill="160041"/>
          </w:tcPr>
          <w:p w14:paraId="7C4B4EBB" w14:textId="77777777" w:rsidR="00FF0A82" w:rsidRPr="00465D93" w:rsidRDefault="00FF0A82" w:rsidP="00FF0A82">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Role</w:t>
            </w:r>
          </w:p>
        </w:tc>
        <w:tc>
          <w:tcPr>
            <w:tcW w:w="2196" w:type="pct"/>
            <w:tcBorders>
              <w:left w:val="nil"/>
              <w:bottom w:val="single" w:sz="4" w:space="0" w:color="B3B2B1"/>
            </w:tcBorders>
            <w:shd w:val="clear" w:color="auto" w:fill="160041"/>
          </w:tcPr>
          <w:p w14:paraId="701863A0" w14:textId="77777777" w:rsidR="00FF0A82" w:rsidRPr="00465D93" w:rsidRDefault="00FF0A82" w:rsidP="00FF0A82">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Contact Details</w:t>
            </w:r>
          </w:p>
        </w:tc>
      </w:tr>
      <w:tr w:rsidR="00FF0A82" w:rsidRPr="00FF0A82" w14:paraId="11ADF197" w14:textId="77777777" w:rsidTr="00CE1C5C">
        <w:tc>
          <w:tcPr>
            <w:cnfStyle w:val="001000000000" w:firstRow="0" w:lastRow="0" w:firstColumn="1" w:lastColumn="0" w:oddVBand="0" w:evenVBand="0" w:oddHBand="0" w:evenHBand="0" w:firstRowFirstColumn="0" w:firstRowLastColumn="0" w:lastRowFirstColumn="0" w:lastRowLastColumn="0"/>
            <w:tcW w:w="1211" w:type="pct"/>
            <w:tcBorders>
              <w:top w:val="single" w:sz="4" w:space="0" w:color="B3B2B1"/>
            </w:tcBorders>
            <w:shd w:val="clear" w:color="auto" w:fill="auto"/>
          </w:tcPr>
          <w:p w14:paraId="559BF85D" w14:textId="60DEECCE" w:rsidR="00FF0A82" w:rsidRPr="00FF0A82" w:rsidRDefault="00DB39C5" w:rsidP="00FF0A82">
            <w:pPr>
              <w:spacing w:before="140" w:after="140"/>
              <w:ind w:left="113" w:right="113"/>
              <w:rPr>
                <w:rFonts w:eastAsia="Arial" w:cs="Times New Roman"/>
                <w:b/>
                <w:sz w:val="16"/>
              </w:rPr>
            </w:pPr>
            <w:r w:rsidRPr="00FB1983">
              <w:rPr>
                <w:rFonts w:ascii="Aptos" w:hAnsi="Aptos"/>
                <w:szCs w:val="28"/>
              </w:rPr>
              <w:t>Vipin Dubey</w:t>
            </w:r>
          </w:p>
        </w:tc>
        <w:tc>
          <w:tcPr>
            <w:tcW w:w="1593" w:type="pct"/>
            <w:tcBorders>
              <w:top w:val="single" w:sz="4" w:space="0" w:color="B3B2B1"/>
            </w:tcBorders>
          </w:tcPr>
          <w:p w14:paraId="5B93FE65" w14:textId="2AF1E884" w:rsidR="00FF0A82" w:rsidRPr="006237C9" w:rsidRDefault="00DB39C5" w:rsidP="00FF0A82">
            <w:pPr>
              <w:spacing w:before="140" w:after="140"/>
              <w:ind w:left="113" w:right="113"/>
              <w:cnfStyle w:val="000000000000" w:firstRow="0" w:lastRow="0" w:firstColumn="0" w:lastColumn="0" w:oddVBand="0" w:evenVBand="0" w:oddHBand="0" w:evenHBand="0" w:firstRowFirstColumn="0" w:firstRowLastColumn="0" w:lastRowFirstColumn="0" w:lastRowLastColumn="0"/>
              <w:rPr>
                <w:rFonts w:ascii="Aptos" w:eastAsia="Arial" w:hAnsi="Aptos" w:cs="Times New Roman"/>
              </w:rPr>
            </w:pPr>
            <w:r w:rsidRPr="006237C9">
              <w:rPr>
                <w:rFonts w:ascii="Aptos" w:eastAsia="Arial" w:hAnsi="Aptos" w:cs="Times New Roman"/>
              </w:rPr>
              <w:t xml:space="preserve">Solution </w:t>
            </w:r>
            <w:r w:rsidR="00FF0A82" w:rsidRPr="006237C9">
              <w:rPr>
                <w:rFonts w:ascii="Aptos" w:eastAsia="Arial" w:hAnsi="Aptos" w:cs="Times New Roman"/>
              </w:rPr>
              <w:t>Consultant</w:t>
            </w:r>
          </w:p>
        </w:tc>
        <w:tc>
          <w:tcPr>
            <w:tcW w:w="2196" w:type="pct"/>
            <w:tcBorders>
              <w:top w:val="single" w:sz="4" w:space="0" w:color="B3B2B1"/>
            </w:tcBorders>
          </w:tcPr>
          <w:p w14:paraId="57935722" w14:textId="6A4D677E" w:rsidR="00FF0A82" w:rsidRPr="006237C9" w:rsidRDefault="00FF0A82" w:rsidP="00FF0A82">
            <w:pPr>
              <w:spacing w:before="140" w:after="140"/>
              <w:ind w:left="113" w:right="113"/>
              <w:cnfStyle w:val="000000000000" w:firstRow="0" w:lastRow="0" w:firstColumn="0" w:lastColumn="0" w:oddVBand="0" w:evenVBand="0" w:oddHBand="0" w:evenHBand="0" w:firstRowFirstColumn="0" w:firstRowLastColumn="0" w:lastRowFirstColumn="0" w:lastRowLastColumn="0"/>
              <w:rPr>
                <w:rFonts w:ascii="Aptos" w:eastAsia="Arial" w:hAnsi="Aptos" w:cs="Times New Roman"/>
              </w:rPr>
            </w:pPr>
            <w:r w:rsidRPr="006237C9">
              <w:rPr>
                <w:rFonts w:ascii="Aptos" w:eastAsia="Arial" w:hAnsi="Aptos" w:cs="Times New Roman"/>
              </w:rPr>
              <w:t xml:space="preserve">M: </w:t>
            </w:r>
            <w:proofErr w:type="spellStart"/>
            <w:r w:rsidR="00DB39C5" w:rsidRPr="006237C9">
              <w:rPr>
                <w:rFonts w:ascii="Aptos" w:eastAsia="Arial" w:hAnsi="Aptos" w:cs="Times New Roman"/>
              </w:rPr>
              <w:t>xxxxxxxx</w:t>
            </w:r>
            <w:proofErr w:type="spellEnd"/>
          </w:p>
          <w:p w14:paraId="4A82A983" w14:textId="58599D49" w:rsidR="00FF0A82" w:rsidRPr="006237C9" w:rsidRDefault="00FF0A82" w:rsidP="00FF0A82">
            <w:pPr>
              <w:spacing w:before="140" w:after="140"/>
              <w:ind w:left="113" w:right="113"/>
              <w:cnfStyle w:val="000000000000" w:firstRow="0" w:lastRow="0" w:firstColumn="0" w:lastColumn="0" w:oddVBand="0" w:evenVBand="0" w:oddHBand="0" w:evenHBand="0" w:firstRowFirstColumn="0" w:firstRowLastColumn="0" w:lastRowFirstColumn="0" w:lastRowLastColumn="0"/>
              <w:rPr>
                <w:rFonts w:eastAsia="Arial" w:cs="Times New Roman"/>
              </w:rPr>
            </w:pPr>
            <w:r w:rsidRPr="006237C9">
              <w:rPr>
                <w:rFonts w:ascii="Aptos" w:eastAsia="Arial" w:hAnsi="Aptos" w:cs="Times New Roman"/>
              </w:rPr>
              <w:t xml:space="preserve">E: </w:t>
            </w:r>
            <w:proofErr w:type="spellStart"/>
            <w:r w:rsidR="005552D9" w:rsidRPr="006237C9">
              <w:rPr>
                <w:rFonts w:ascii="Aptos" w:eastAsia="Arial" w:hAnsi="Aptos" w:cs="Times New Roman"/>
              </w:rPr>
              <w:t>Vipin.dubey@orro.group</w:t>
            </w:r>
            <w:proofErr w:type="spellEnd"/>
          </w:p>
        </w:tc>
      </w:tr>
      <w:tr w:rsidR="00FF0A82" w:rsidRPr="00FF0A82" w14:paraId="07357202" w14:textId="77777777" w:rsidTr="00CE1C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pct"/>
            <w:tcBorders>
              <w:bottom w:val="single" w:sz="4" w:space="0" w:color="B3B2B1"/>
            </w:tcBorders>
            <w:shd w:val="clear" w:color="auto" w:fill="auto"/>
          </w:tcPr>
          <w:p w14:paraId="5919F004" w14:textId="4FA66258" w:rsidR="00FF0A82" w:rsidRPr="008D290B" w:rsidRDefault="00FF0A82" w:rsidP="00FF0A82">
            <w:pPr>
              <w:spacing w:before="140" w:after="140"/>
              <w:ind w:left="113" w:right="113"/>
              <w:rPr>
                <w:rFonts w:eastAsia="Arial" w:cs="Times New Roman"/>
                <w:sz w:val="16"/>
              </w:rPr>
            </w:pPr>
          </w:p>
        </w:tc>
        <w:tc>
          <w:tcPr>
            <w:tcW w:w="1593" w:type="pct"/>
            <w:tcBorders>
              <w:bottom w:val="single" w:sz="4" w:space="0" w:color="B3B2B1"/>
            </w:tcBorders>
            <w:shd w:val="clear" w:color="auto" w:fill="auto"/>
          </w:tcPr>
          <w:p w14:paraId="5319B234" w14:textId="1D4087CC" w:rsidR="00FF0A82" w:rsidRPr="008D290B" w:rsidRDefault="00FF0A82" w:rsidP="00FF0A82">
            <w:pPr>
              <w:spacing w:before="140" w:after="140"/>
              <w:ind w:left="113" w:right="113"/>
              <w:cnfStyle w:val="000000010000" w:firstRow="0" w:lastRow="0" w:firstColumn="0" w:lastColumn="0" w:oddVBand="0" w:evenVBand="0" w:oddHBand="0" w:evenHBand="1" w:firstRowFirstColumn="0" w:firstRowLastColumn="0" w:lastRowFirstColumn="0" w:lastRowLastColumn="0"/>
              <w:rPr>
                <w:rFonts w:eastAsia="Arial" w:cs="Times New Roman"/>
                <w:sz w:val="16"/>
              </w:rPr>
            </w:pPr>
          </w:p>
        </w:tc>
        <w:tc>
          <w:tcPr>
            <w:tcW w:w="2196" w:type="pct"/>
            <w:tcBorders>
              <w:bottom w:val="single" w:sz="4" w:space="0" w:color="B3B2B1"/>
            </w:tcBorders>
            <w:shd w:val="clear" w:color="auto" w:fill="auto"/>
          </w:tcPr>
          <w:p w14:paraId="1BD64C2F" w14:textId="3EC4C183" w:rsidR="00154647" w:rsidRPr="00FF0A82" w:rsidRDefault="00154647" w:rsidP="00FF0A82">
            <w:pPr>
              <w:spacing w:before="140" w:after="140"/>
              <w:ind w:left="113" w:right="113"/>
              <w:cnfStyle w:val="000000010000" w:firstRow="0" w:lastRow="0" w:firstColumn="0" w:lastColumn="0" w:oddVBand="0" w:evenVBand="0" w:oddHBand="0" w:evenHBand="1" w:firstRowFirstColumn="0" w:firstRowLastColumn="0" w:lastRowFirstColumn="0" w:lastRowLastColumn="0"/>
              <w:rPr>
                <w:rFonts w:eastAsia="Arial" w:cs="Times New Roman"/>
                <w:b/>
                <w:sz w:val="16"/>
              </w:rPr>
            </w:pPr>
          </w:p>
        </w:tc>
      </w:tr>
    </w:tbl>
    <w:p w14:paraId="28635C6B" w14:textId="77777777" w:rsidR="00FF0A82" w:rsidRPr="00FF0A82" w:rsidRDefault="00FF0A82" w:rsidP="00FF0A82">
      <w:pPr>
        <w:spacing w:before="0" w:after="0" w:line="240" w:lineRule="auto"/>
        <w:rPr>
          <w:rFonts w:ascii="Arial" w:eastAsia="Arial" w:hAnsi="Arial" w:cs="Times New Roman"/>
          <w:color w:val="auto"/>
          <w:sz w:val="18"/>
          <w:szCs w:val="18"/>
        </w:rPr>
      </w:pPr>
    </w:p>
    <w:tbl>
      <w:tblPr>
        <w:tblStyle w:val="TableRiotSolutions"/>
        <w:tblpPr w:leftFromText="180" w:rightFromText="180" w:vertAnchor="text" w:horzAnchor="margin" w:tblpY="793"/>
        <w:tblW w:w="5000" w:type="pct"/>
        <w:tblLook w:val="04A0" w:firstRow="1" w:lastRow="0" w:firstColumn="1" w:lastColumn="0" w:noHBand="0" w:noVBand="1"/>
      </w:tblPr>
      <w:tblGrid>
        <w:gridCol w:w="1310"/>
        <w:gridCol w:w="1752"/>
        <w:gridCol w:w="4159"/>
        <w:gridCol w:w="2407"/>
      </w:tblGrid>
      <w:tr w:rsidR="00FF0A82" w:rsidRPr="00FF0A82" w14:paraId="1D3B605D" w14:textId="77777777" w:rsidTr="00CE1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tcBorders>
              <w:bottom w:val="single" w:sz="4" w:space="0" w:color="B3B2B1"/>
            </w:tcBorders>
            <w:shd w:val="clear" w:color="auto" w:fill="160041"/>
          </w:tcPr>
          <w:p w14:paraId="06DD365D" w14:textId="77777777" w:rsidR="00FF0A82" w:rsidRPr="00465D93" w:rsidRDefault="00FF0A82" w:rsidP="00FF0A82">
            <w:pPr>
              <w:spacing w:before="60" w:after="60"/>
              <w:ind w:left="113" w:right="113"/>
              <w:rPr>
                <w:rFonts w:eastAsia="Arial" w:cs="Times New Roman"/>
                <w:b/>
                <w:sz w:val="20"/>
                <w:szCs w:val="20"/>
                <w:lang w:val="en-US"/>
              </w:rPr>
            </w:pPr>
            <w:r w:rsidRPr="00465D93">
              <w:rPr>
                <w:rFonts w:eastAsia="Arial" w:cs="Times New Roman"/>
                <w:b/>
                <w:sz w:val="20"/>
                <w:szCs w:val="20"/>
                <w:lang w:val="en-US"/>
              </w:rPr>
              <w:t>Version</w:t>
            </w:r>
          </w:p>
        </w:tc>
        <w:tc>
          <w:tcPr>
            <w:tcW w:w="910" w:type="pct"/>
            <w:tcBorders>
              <w:bottom w:val="single" w:sz="4" w:space="0" w:color="B3B2B1"/>
            </w:tcBorders>
            <w:shd w:val="clear" w:color="auto" w:fill="160041"/>
          </w:tcPr>
          <w:p w14:paraId="6F7B37D1" w14:textId="77777777" w:rsidR="00FF0A82" w:rsidRPr="00465D93" w:rsidRDefault="00FF0A82" w:rsidP="00FF0A82">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Date</w:t>
            </w:r>
          </w:p>
        </w:tc>
        <w:tc>
          <w:tcPr>
            <w:tcW w:w="2160" w:type="pct"/>
            <w:tcBorders>
              <w:bottom w:val="single" w:sz="4" w:space="0" w:color="B3B2B1"/>
            </w:tcBorders>
            <w:shd w:val="clear" w:color="auto" w:fill="160041"/>
          </w:tcPr>
          <w:p w14:paraId="6519494E" w14:textId="77777777" w:rsidR="00FF0A82" w:rsidRPr="00465D93" w:rsidRDefault="00FF0A82" w:rsidP="00FF0A82">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Amendment</w:t>
            </w:r>
          </w:p>
        </w:tc>
        <w:tc>
          <w:tcPr>
            <w:tcW w:w="1250" w:type="pct"/>
            <w:tcBorders>
              <w:bottom w:val="single" w:sz="4" w:space="0" w:color="B3B2B1"/>
            </w:tcBorders>
            <w:shd w:val="clear" w:color="auto" w:fill="160041"/>
          </w:tcPr>
          <w:p w14:paraId="161E2342" w14:textId="77777777" w:rsidR="00FF0A82" w:rsidRPr="00465D93" w:rsidRDefault="00FF0A82" w:rsidP="00FF0A82">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Author</w:t>
            </w:r>
          </w:p>
        </w:tc>
      </w:tr>
      <w:tr w:rsidR="00DB39C5" w:rsidRPr="00FF0A82" w14:paraId="59313D2F" w14:textId="77777777" w:rsidTr="00554C5F">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B3B2B1"/>
            </w:tcBorders>
            <w:shd w:val="clear" w:color="auto" w:fill="auto"/>
            <w:vAlign w:val="center"/>
          </w:tcPr>
          <w:p w14:paraId="09EC8AE8" w14:textId="7C50B603" w:rsidR="00DB39C5" w:rsidRPr="00FF0A82" w:rsidRDefault="00DB39C5" w:rsidP="00DB39C5">
            <w:pPr>
              <w:spacing w:before="140" w:after="140"/>
              <w:ind w:left="113" w:right="113"/>
              <w:rPr>
                <w:rFonts w:eastAsia="Arial" w:cs="Times New Roman"/>
                <w:sz w:val="16"/>
              </w:rPr>
            </w:pPr>
            <w:r w:rsidRPr="00FB1983">
              <w:rPr>
                <w:rFonts w:ascii="Aptos" w:hAnsi="Aptos"/>
                <w:szCs w:val="28"/>
                <w:lang w:val="en-GB"/>
              </w:rPr>
              <w:t>1.1</w:t>
            </w:r>
          </w:p>
        </w:tc>
        <w:tc>
          <w:tcPr>
            <w:tcW w:w="910" w:type="pct"/>
            <w:tcBorders>
              <w:top w:val="single" w:sz="4" w:space="0" w:color="B3B2B1"/>
            </w:tcBorders>
          </w:tcPr>
          <w:p w14:paraId="5299A5D2" w14:textId="55E9C8D1" w:rsidR="00DB39C5" w:rsidRPr="00FF0A82" w:rsidRDefault="00DB39C5" w:rsidP="00DB39C5">
            <w:pPr>
              <w:spacing w:before="140" w:after="140"/>
              <w:ind w:right="113"/>
              <w:cnfStyle w:val="000000000000" w:firstRow="0" w:lastRow="0" w:firstColumn="0" w:lastColumn="0" w:oddVBand="0" w:evenVBand="0" w:oddHBand="0" w:evenHBand="0" w:firstRowFirstColumn="0" w:firstRowLastColumn="0" w:lastRowFirstColumn="0" w:lastRowLastColumn="0"/>
              <w:rPr>
                <w:rFonts w:eastAsia="Arial" w:cs="Times New Roman"/>
                <w:sz w:val="16"/>
              </w:rPr>
            </w:pPr>
          </w:p>
        </w:tc>
        <w:tc>
          <w:tcPr>
            <w:tcW w:w="2160" w:type="pct"/>
            <w:tcBorders>
              <w:top w:val="single" w:sz="4" w:space="0" w:color="B3B2B1"/>
            </w:tcBorders>
          </w:tcPr>
          <w:p w14:paraId="6B7B4453" w14:textId="77777777" w:rsidR="00DB39C5" w:rsidRPr="006237C9" w:rsidRDefault="00DB39C5" w:rsidP="00DB39C5">
            <w:pPr>
              <w:spacing w:before="140" w:after="140"/>
              <w:ind w:left="113" w:right="113"/>
              <w:cnfStyle w:val="000000000000" w:firstRow="0" w:lastRow="0" w:firstColumn="0" w:lastColumn="0" w:oddVBand="0" w:evenVBand="0" w:oddHBand="0" w:evenHBand="0" w:firstRowFirstColumn="0" w:firstRowLastColumn="0" w:lastRowFirstColumn="0" w:lastRowLastColumn="0"/>
              <w:rPr>
                <w:rFonts w:ascii="Aptos" w:eastAsia="Arial" w:hAnsi="Aptos" w:cs="Times New Roman"/>
              </w:rPr>
            </w:pPr>
            <w:r w:rsidRPr="006237C9">
              <w:rPr>
                <w:rFonts w:ascii="Aptos" w:eastAsia="Arial" w:hAnsi="Aptos" w:cs="Times New Roman"/>
              </w:rPr>
              <w:t>First Draft</w:t>
            </w:r>
          </w:p>
        </w:tc>
        <w:tc>
          <w:tcPr>
            <w:tcW w:w="1250" w:type="pct"/>
            <w:tcBorders>
              <w:top w:val="single" w:sz="4" w:space="0" w:color="B3B2B1"/>
            </w:tcBorders>
          </w:tcPr>
          <w:p w14:paraId="72F91897" w14:textId="395B6D4A" w:rsidR="00DB39C5" w:rsidRPr="00FF0A82" w:rsidRDefault="00DB39C5" w:rsidP="00DB39C5">
            <w:pPr>
              <w:spacing w:before="140" w:after="140"/>
              <w:ind w:left="113" w:right="113"/>
              <w:cnfStyle w:val="000000000000" w:firstRow="0" w:lastRow="0" w:firstColumn="0" w:lastColumn="0" w:oddVBand="0" w:evenVBand="0" w:oddHBand="0" w:evenHBand="0" w:firstRowFirstColumn="0" w:firstRowLastColumn="0" w:lastRowFirstColumn="0" w:lastRowLastColumn="0"/>
              <w:rPr>
                <w:rFonts w:eastAsia="Arial" w:cs="Times New Roman"/>
                <w:sz w:val="16"/>
              </w:rPr>
            </w:pPr>
            <w:r w:rsidRPr="00FB1983">
              <w:rPr>
                <w:rFonts w:ascii="Aptos" w:hAnsi="Aptos"/>
                <w:szCs w:val="28"/>
              </w:rPr>
              <w:t>Vipin Dubey</w:t>
            </w:r>
          </w:p>
        </w:tc>
      </w:tr>
      <w:tr w:rsidR="00DB39C5" w:rsidRPr="00FF0A82" w14:paraId="56AC0A10" w14:textId="77777777" w:rsidTr="00554C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shd w:val="clear" w:color="auto" w:fill="auto"/>
            <w:vAlign w:val="center"/>
          </w:tcPr>
          <w:p w14:paraId="5105164E" w14:textId="3F639A82" w:rsidR="00DB39C5" w:rsidRPr="00FF0A82" w:rsidRDefault="00DB39C5" w:rsidP="00DB39C5">
            <w:pPr>
              <w:spacing w:before="140" w:after="140"/>
              <w:ind w:left="113" w:right="113"/>
              <w:rPr>
                <w:rFonts w:eastAsia="Arial" w:cs="Times New Roman"/>
                <w:sz w:val="16"/>
                <w:highlight w:val="yellow"/>
              </w:rPr>
            </w:pPr>
            <w:r w:rsidRPr="00FB1983">
              <w:rPr>
                <w:rFonts w:ascii="Aptos" w:hAnsi="Aptos"/>
                <w:szCs w:val="28"/>
                <w:lang w:val="en-GB"/>
              </w:rPr>
              <w:t>1.2</w:t>
            </w:r>
          </w:p>
        </w:tc>
        <w:tc>
          <w:tcPr>
            <w:tcW w:w="910" w:type="pct"/>
            <w:shd w:val="clear" w:color="auto" w:fill="auto"/>
          </w:tcPr>
          <w:p w14:paraId="4B358D32" w14:textId="77777777" w:rsidR="00DB39C5" w:rsidRPr="00FF0A82" w:rsidRDefault="00DB39C5" w:rsidP="00DB39C5">
            <w:pPr>
              <w:spacing w:before="140" w:after="140"/>
              <w:ind w:left="113" w:right="113"/>
              <w:cnfStyle w:val="000000010000" w:firstRow="0" w:lastRow="0" w:firstColumn="0" w:lastColumn="0" w:oddVBand="0" w:evenVBand="0" w:oddHBand="0" w:evenHBand="1" w:firstRowFirstColumn="0" w:firstRowLastColumn="0" w:lastRowFirstColumn="0" w:lastRowLastColumn="0"/>
              <w:rPr>
                <w:rFonts w:eastAsia="Arial" w:cs="Times New Roman"/>
                <w:sz w:val="16"/>
                <w:highlight w:val="yellow"/>
              </w:rPr>
            </w:pPr>
          </w:p>
        </w:tc>
        <w:tc>
          <w:tcPr>
            <w:tcW w:w="2160" w:type="pct"/>
            <w:shd w:val="clear" w:color="auto" w:fill="auto"/>
          </w:tcPr>
          <w:p w14:paraId="60768F5A" w14:textId="73302ADC" w:rsidR="00DB39C5" w:rsidRPr="006237C9" w:rsidRDefault="00DB39C5" w:rsidP="00DB39C5">
            <w:pPr>
              <w:spacing w:before="140" w:after="140"/>
              <w:ind w:left="113" w:right="113"/>
              <w:cnfStyle w:val="000000010000" w:firstRow="0" w:lastRow="0" w:firstColumn="0" w:lastColumn="0" w:oddVBand="0" w:evenVBand="0" w:oddHBand="0" w:evenHBand="1" w:firstRowFirstColumn="0" w:firstRowLastColumn="0" w:lastRowFirstColumn="0" w:lastRowLastColumn="0"/>
              <w:rPr>
                <w:rFonts w:ascii="Aptos" w:eastAsia="Arial" w:hAnsi="Aptos" w:cs="Times New Roman"/>
                <w:highlight w:val="yellow"/>
              </w:rPr>
            </w:pPr>
            <w:r w:rsidRPr="006237C9">
              <w:rPr>
                <w:rFonts w:ascii="Aptos" w:eastAsia="Arial" w:hAnsi="Aptos" w:cs="Times New Roman"/>
                <w:highlight w:val="yellow"/>
              </w:rPr>
              <w:t>Second Dra</w:t>
            </w:r>
            <w:r w:rsidR="00B03F75" w:rsidRPr="006237C9">
              <w:rPr>
                <w:rFonts w:ascii="Aptos" w:eastAsia="Arial" w:hAnsi="Aptos" w:cs="Times New Roman"/>
                <w:highlight w:val="yellow"/>
              </w:rPr>
              <w:t>ft</w:t>
            </w:r>
          </w:p>
        </w:tc>
        <w:tc>
          <w:tcPr>
            <w:tcW w:w="1250" w:type="pct"/>
            <w:shd w:val="clear" w:color="auto" w:fill="auto"/>
          </w:tcPr>
          <w:p w14:paraId="3F6667E1" w14:textId="09C360D6" w:rsidR="00DB39C5" w:rsidRPr="00FF0A82" w:rsidRDefault="00B03F75" w:rsidP="00DB39C5">
            <w:pPr>
              <w:spacing w:before="140" w:after="140"/>
              <w:ind w:left="113" w:right="113"/>
              <w:cnfStyle w:val="000000010000" w:firstRow="0" w:lastRow="0" w:firstColumn="0" w:lastColumn="0" w:oddVBand="0" w:evenVBand="0" w:oddHBand="0" w:evenHBand="1" w:firstRowFirstColumn="0" w:firstRowLastColumn="0" w:lastRowFirstColumn="0" w:lastRowLastColumn="0"/>
              <w:rPr>
                <w:rFonts w:eastAsia="Arial" w:cs="Times New Roman"/>
                <w:sz w:val="16"/>
              </w:rPr>
            </w:pPr>
            <w:r w:rsidRPr="00FB1983">
              <w:rPr>
                <w:rFonts w:ascii="Aptos" w:hAnsi="Aptos"/>
                <w:szCs w:val="28"/>
              </w:rPr>
              <w:t>Vipin Dubey</w:t>
            </w:r>
          </w:p>
        </w:tc>
      </w:tr>
      <w:tr w:rsidR="00DB39C5" w:rsidRPr="00FF0A82" w14:paraId="1090852F" w14:textId="77777777" w:rsidTr="00CE1C5C">
        <w:tc>
          <w:tcPr>
            <w:cnfStyle w:val="001000000000" w:firstRow="0" w:lastRow="0" w:firstColumn="1" w:lastColumn="0" w:oddVBand="0" w:evenVBand="0" w:oddHBand="0" w:evenHBand="0" w:firstRowFirstColumn="0" w:firstRowLastColumn="0" w:lastRowFirstColumn="0" w:lastRowLastColumn="0"/>
            <w:tcW w:w="680" w:type="pct"/>
            <w:shd w:val="clear" w:color="auto" w:fill="auto"/>
          </w:tcPr>
          <w:p w14:paraId="210AF429" w14:textId="647CEC00" w:rsidR="00DB39C5" w:rsidRPr="00FF0A82" w:rsidRDefault="00D5552E" w:rsidP="00DB39C5">
            <w:pPr>
              <w:spacing w:before="140" w:after="140"/>
              <w:ind w:left="113" w:right="113"/>
              <w:rPr>
                <w:rFonts w:eastAsia="Arial" w:cs="Times New Roman"/>
                <w:sz w:val="16"/>
              </w:rPr>
            </w:pPr>
            <w:r w:rsidRPr="00FB1983">
              <w:rPr>
                <w:rFonts w:ascii="Aptos" w:hAnsi="Aptos"/>
                <w:szCs w:val="28"/>
                <w:lang w:val="en-GB"/>
              </w:rPr>
              <w:t>1.</w:t>
            </w:r>
            <w:r>
              <w:rPr>
                <w:rFonts w:ascii="Aptos" w:hAnsi="Aptos"/>
                <w:szCs w:val="28"/>
                <w:lang w:val="en-GB"/>
              </w:rPr>
              <w:t>3</w:t>
            </w:r>
          </w:p>
        </w:tc>
        <w:tc>
          <w:tcPr>
            <w:tcW w:w="910" w:type="pct"/>
          </w:tcPr>
          <w:p w14:paraId="3C459566" w14:textId="0935099E" w:rsidR="00DB39C5" w:rsidRPr="006237C9" w:rsidRDefault="00742A40" w:rsidP="00DB39C5">
            <w:pPr>
              <w:spacing w:before="140" w:after="140"/>
              <w:ind w:left="113" w:right="113"/>
              <w:cnfStyle w:val="000000000000" w:firstRow="0" w:lastRow="0" w:firstColumn="0" w:lastColumn="0" w:oddVBand="0" w:evenVBand="0" w:oddHBand="0" w:evenHBand="0" w:firstRowFirstColumn="0" w:firstRowLastColumn="0" w:lastRowFirstColumn="0" w:lastRowLastColumn="0"/>
              <w:rPr>
                <w:rFonts w:ascii="Aptos" w:eastAsia="Arial" w:hAnsi="Aptos" w:cs="Times New Roman"/>
              </w:rPr>
            </w:pPr>
            <w:r w:rsidRPr="006237C9">
              <w:rPr>
                <w:rFonts w:ascii="Aptos" w:eastAsia="Arial" w:hAnsi="Aptos" w:cs="Times New Roman"/>
              </w:rPr>
              <w:t>23/09/2025</w:t>
            </w:r>
          </w:p>
        </w:tc>
        <w:tc>
          <w:tcPr>
            <w:tcW w:w="2160" w:type="pct"/>
          </w:tcPr>
          <w:p w14:paraId="54812EFD" w14:textId="6ED2FF01" w:rsidR="00DB39C5" w:rsidRPr="006237C9" w:rsidRDefault="00742A40" w:rsidP="00DB39C5">
            <w:pPr>
              <w:spacing w:before="140" w:after="140"/>
              <w:ind w:left="113" w:right="113"/>
              <w:cnfStyle w:val="000000000000" w:firstRow="0" w:lastRow="0" w:firstColumn="0" w:lastColumn="0" w:oddVBand="0" w:evenVBand="0" w:oddHBand="0" w:evenHBand="0" w:firstRowFirstColumn="0" w:firstRowLastColumn="0" w:lastRowFirstColumn="0" w:lastRowLastColumn="0"/>
              <w:rPr>
                <w:rFonts w:ascii="Aptos" w:eastAsia="Arial" w:hAnsi="Aptos" w:cs="Times New Roman"/>
              </w:rPr>
            </w:pPr>
            <w:r w:rsidRPr="006237C9">
              <w:rPr>
                <w:rFonts w:ascii="Aptos" w:eastAsia="Arial" w:hAnsi="Aptos" w:cs="Times New Roman"/>
              </w:rPr>
              <w:t>Added Entra Connect permission requirements</w:t>
            </w:r>
          </w:p>
        </w:tc>
        <w:tc>
          <w:tcPr>
            <w:tcW w:w="1250" w:type="pct"/>
          </w:tcPr>
          <w:p w14:paraId="7AF47DF1" w14:textId="66539F29" w:rsidR="00DB39C5" w:rsidRPr="006237C9" w:rsidRDefault="00742A40" w:rsidP="00DB39C5">
            <w:pPr>
              <w:spacing w:before="140" w:after="140"/>
              <w:ind w:left="113" w:right="113"/>
              <w:cnfStyle w:val="000000000000" w:firstRow="0" w:lastRow="0" w:firstColumn="0" w:lastColumn="0" w:oddVBand="0" w:evenVBand="0" w:oddHBand="0" w:evenHBand="0" w:firstRowFirstColumn="0" w:firstRowLastColumn="0" w:lastRowFirstColumn="0" w:lastRowLastColumn="0"/>
              <w:rPr>
                <w:rFonts w:ascii="Aptos" w:eastAsia="Arial" w:hAnsi="Aptos" w:cs="Times New Roman"/>
              </w:rPr>
            </w:pPr>
            <w:r w:rsidRPr="006237C9">
              <w:rPr>
                <w:rFonts w:ascii="Aptos" w:eastAsia="Arial" w:hAnsi="Aptos" w:cs="Times New Roman"/>
              </w:rPr>
              <w:t>Olli Ojala</w:t>
            </w:r>
          </w:p>
        </w:tc>
      </w:tr>
      <w:tr w:rsidR="00F40263" w:rsidRPr="00FF0A82" w14:paraId="0C93B4A4" w14:textId="77777777" w:rsidTr="00CE1C5C">
        <w:trPr>
          <w:cnfStyle w:val="000000010000" w:firstRow="0" w:lastRow="0" w:firstColumn="0" w:lastColumn="0" w:oddVBand="0" w:evenVBand="0" w:oddHBand="0" w:evenHBand="1" w:firstRowFirstColumn="0" w:firstRowLastColumn="0" w:lastRowFirstColumn="0" w:lastRowLastColumn="0"/>
          <w:ins w:id="6" w:author="Olli Ojala | Orro" w:date="2025-10-08T11:25:00Z"/>
        </w:trPr>
        <w:tc>
          <w:tcPr>
            <w:cnfStyle w:val="001000000000" w:firstRow="0" w:lastRow="0" w:firstColumn="1" w:lastColumn="0" w:oddVBand="0" w:evenVBand="0" w:oddHBand="0" w:evenHBand="0" w:firstRowFirstColumn="0" w:firstRowLastColumn="0" w:lastRowFirstColumn="0" w:lastRowLastColumn="0"/>
            <w:tcW w:w="680" w:type="pct"/>
          </w:tcPr>
          <w:p w14:paraId="49C836F0" w14:textId="03AFD242" w:rsidR="00F40263" w:rsidRPr="00FB1983" w:rsidRDefault="00F40263" w:rsidP="00DB39C5">
            <w:pPr>
              <w:spacing w:before="140" w:after="140"/>
              <w:ind w:left="113" w:right="113"/>
              <w:rPr>
                <w:ins w:id="7" w:author="Olli Ojala | Orro" w:date="2025-10-08T11:25:00Z" w16du:dateUtc="2025-10-08T01:25:00Z"/>
                <w:rFonts w:ascii="Aptos" w:hAnsi="Aptos"/>
                <w:szCs w:val="28"/>
                <w:lang w:val="en-GB"/>
              </w:rPr>
            </w:pPr>
            <w:ins w:id="8" w:author="Olli Ojala | Orro" w:date="2025-10-08T11:25:00Z" w16du:dateUtc="2025-10-08T01:25:00Z">
              <w:r>
                <w:rPr>
                  <w:rFonts w:ascii="Aptos" w:hAnsi="Aptos"/>
                  <w:szCs w:val="28"/>
                  <w:lang w:val="en-GB"/>
                </w:rPr>
                <w:t>1.4</w:t>
              </w:r>
            </w:ins>
          </w:p>
        </w:tc>
        <w:tc>
          <w:tcPr>
            <w:tcW w:w="910" w:type="pct"/>
          </w:tcPr>
          <w:p w14:paraId="20F0771F" w14:textId="18B8E46C" w:rsidR="00F40263" w:rsidRPr="006237C9" w:rsidRDefault="006E0948" w:rsidP="00DB39C5">
            <w:pPr>
              <w:spacing w:before="140" w:after="140"/>
              <w:ind w:left="113" w:right="113"/>
              <w:cnfStyle w:val="000000010000" w:firstRow="0" w:lastRow="0" w:firstColumn="0" w:lastColumn="0" w:oddVBand="0" w:evenVBand="0" w:oddHBand="0" w:evenHBand="1" w:firstRowFirstColumn="0" w:firstRowLastColumn="0" w:lastRowFirstColumn="0" w:lastRowLastColumn="0"/>
              <w:rPr>
                <w:ins w:id="9" w:author="Olli Ojala | Orro" w:date="2025-10-08T11:25:00Z" w16du:dateUtc="2025-10-08T01:25:00Z"/>
                <w:rFonts w:ascii="Aptos" w:eastAsia="Arial" w:hAnsi="Aptos" w:cs="Times New Roman"/>
              </w:rPr>
            </w:pPr>
            <w:ins w:id="10" w:author="Olli Ojala | Orro" w:date="2025-10-08T11:25:00Z" w16du:dateUtc="2025-10-08T01:25:00Z">
              <w:r>
                <w:rPr>
                  <w:rFonts w:ascii="Aptos" w:eastAsia="Arial" w:hAnsi="Aptos" w:cs="Times New Roman"/>
                </w:rPr>
                <w:t>8/10/2025</w:t>
              </w:r>
            </w:ins>
          </w:p>
        </w:tc>
        <w:tc>
          <w:tcPr>
            <w:tcW w:w="2160" w:type="pct"/>
          </w:tcPr>
          <w:p w14:paraId="4416A33F" w14:textId="2812F50E" w:rsidR="00F40263" w:rsidRPr="006237C9" w:rsidRDefault="006E0948" w:rsidP="00DB39C5">
            <w:pPr>
              <w:spacing w:before="140" w:after="140"/>
              <w:ind w:left="113" w:right="113"/>
              <w:cnfStyle w:val="000000010000" w:firstRow="0" w:lastRow="0" w:firstColumn="0" w:lastColumn="0" w:oddVBand="0" w:evenVBand="0" w:oddHBand="0" w:evenHBand="1" w:firstRowFirstColumn="0" w:firstRowLastColumn="0" w:lastRowFirstColumn="0" w:lastRowLastColumn="0"/>
              <w:rPr>
                <w:ins w:id="11" w:author="Olli Ojala | Orro" w:date="2025-10-08T11:25:00Z" w16du:dateUtc="2025-10-08T01:25:00Z"/>
                <w:rFonts w:ascii="Aptos" w:eastAsia="Arial" w:hAnsi="Aptos" w:cs="Times New Roman"/>
              </w:rPr>
            </w:pPr>
            <w:ins w:id="12" w:author="Olli Ojala | Orro" w:date="2025-10-08T11:25:00Z" w16du:dateUtc="2025-10-08T01:25:00Z">
              <w:r>
                <w:rPr>
                  <w:rFonts w:ascii="Aptos" w:eastAsia="Arial" w:hAnsi="Aptos" w:cs="Times New Roman"/>
                </w:rPr>
                <w:t>Added identified risk for AD exposure via Intune</w:t>
              </w:r>
            </w:ins>
          </w:p>
        </w:tc>
        <w:tc>
          <w:tcPr>
            <w:tcW w:w="1250" w:type="pct"/>
          </w:tcPr>
          <w:p w14:paraId="33819090" w14:textId="01D38E6B" w:rsidR="00F40263" w:rsidRPr="006237C9" w:rsidRDefault="006E0948" w:rsidP="00DB39C5">
            <w:pPr>
              <w:spacing w:before="140" w:after="140"/>
              <w:ind w:left="113" w:right="113"/>
              <w:cnfStyle w:val="000000010000" w:firstRow="0" w:lastRow="0" w:firstColumn="0" w:lastColumn="0" w:oddVBand="0" w:evenVBand="0" w:oddHBand="0" w:evenHBand="1" w:firstRowFirstColumn="0" w:firstRowLastColumn="0" w:lastRowFirstColumn="0" w:lastRowLastColumn="0"/>
              <w:rPr>
                <w:ins w:id="13" w:author="Olli Ojala | Orro" w:date="2025-10-08T11:25:00Z" w16du:dateUtc="2025-10-08T01:25:00Z"/>
                <w:rFonts w:ascii="Aptos" w:eastAsia="Arial" w:hAnsi="Aptos" w:cs="Times New Roman"/>
              </w:rPr>
            </w:pPr>
            <w:ins w:id="14" w:author="Olli Ojala | Orro" w:date="2025-10-08T11:25:00Z" w16du:dateUtc="2025-10-08T01:25:00Z">
              <w:r>
                <w:rPr>
                  <w:rFonts w:ascii="Aptos" w:eastAsia="Arial" w:hAnsi="Aptos" w:cs="Times New Roman"/>
                </w:rPr>
                <w:t>Olli Ojala</w:t>
              </w:r>
            </w:ins>
          </w:p>
        </w:tc>
      </w:tr>
    </w:tbl>
    <w:p w14:paraId="13520EA7" w14:textId="77777777" w:rsidR="00FF0A82" w:rsidRPr="00FF0A82" w:rsidRDefault="00FF0A82" w:rsidP="00FF0A82">
      <w:pPr>
        <w:spacing w:before="0" w:after="0" w:line="240" w:lineRule="auto"/>
        <w:rPr>
          <w:rFonts w:ascii="Arial" w:eastAsia="Arial" w:hAnsi="Arial" w:cs="Times New Roman"/>
          <w:color w:val="auto"/>
          <w:sz w:val="18"/>
          <w:szCs w:val="18"/>
        </w:rPr>
      </w:pPr>
    </w:p>
    <w:p w14:paraId="4E08E772" w14:textId="41EA9EA6" w:rsidR="00FF0A82" w:rsidRPr="00FF0A82" w:rsidRDefault="007661FF" w:rsidP="007661FF">
      <w:pPr>
        <w:pStyle w:val="AltHeading2"/>
      </w:pPr>
      <w:bookmarkStart w:id="15" w:name="_Toc198302279"/>
      <w:bookmarkStart w:id="16" w:name="_Toc198531845"/>
      <w:r>
        <w:t>Revision History</w:t>
      </w:r>
      <w:bookmarkEnd w:id="15"/>
      <w:bookmarkEnd w:id="16"/>
    </w:p>
    <w:p w14:paraId="46A3E4E5" w14:textId="77777777" w:rsidR="00FF0A82" w:rsidRPr="00FF0A82" w:rsidRDefault="00FF0A82" w:rsidP="00FF0A82">
      <w:pPr>
        <w:spacing w:before="0" w:after="0" w:line="259" w:lineRule="auto"/>
        <w:rPr>
          <w:rFonts w:ascii="Arial" w:eastAsia="Arial" w:hAnsi="Arial" w:cs="Times New Roman"/>
          <w:color w:val="auto"/>
          <w:sz w:val="18"/>
          <w:szCs w:val="18"/>
        </w:rPr>
      </w:pPr>
      <w:r w:rsidRPr="00FF0A82">
        <w:rPr>
          <w:rFonts w:ascii="Arial" w:eastAsia="Arial" w:hAnsi="Arial" w:cs="Times New Roman"/>
          <w:color w:val="auto"/>
          <w:sz w:val="18"/>
          <w:szCs w:val="18"/>
        </w:rPr>
        <w:br w:type="page"/>
      </w:r>
    </w:p>
    <w:p w14:paraId="5807C51E" w14:textId="20B046D4" w:rsidR="00CB2EF0" w:rsidRPr="009F652A" w:rsidRDefault="00CB2EF0" w:rsidP="00077D4B">
      <w:pPr>
        <w:pStyle w:val="ListParagraph"/>
        <w:numPr>
          <w:ilvl w:val="0"/>
          <w:numId w:val="34"/>
        </w:numPr>
        <w:spacing w:before="100" w:beforeAutospacing="1" w:after="100" w:afterAutospacing="1" w:line="240" w:lineRule="auto"/>
        <w:outlineLvl w:val="1"/>
        <w:rPr>
          <w:rFonts w:ascii="Aptos" w:eastAsia="Times New Roman" w:hAnsi="Aptos"/>
          <w:b/>
          <w:bCs/>
          <w:sz w:val="36"/>
          <w:szCs w:val="36"/>
        </w:rPr>
      </w:pPr>
      <w:bookmarkStart w:id="17" w:name="_Toc198531846"/>
      <w:bookmarkStart w:id="18" w:name="_Toc198163936"/>
      <w:bookmarkStart w:id="19" w:name="_Toc198302280"/>
      <w:r w:rsidRPr="009F652A">
        <w:rPr>
          <w:rFonts w:ascii="Aptos" w:eastAsia="Times New Roman" w:hAnsi="Aptos"/>
          <w:b/>
          <w:bCs/>
          <w:sz w:val="36"/>
          <w:szCs w:val="36"/>
        </w:rPr>
        <w:lastRenderedPageBreak/>
        <w:t>Executive Summary</w:t>
      </w:r>
      <w:bookmarkEnd w:id="17"/>
    </w:p>
    <w:p w14:paraId="3D21ED42"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 xml:space="preserve">This document provides a comprehensive technical solution design for the implementation of Microsoft Intune to manage approximately 6–10 Windows laptops used by field engineers in a hybrid on-premises/cloud environment. The design integrates the </w:t>
      </w:r>
      <w:r>
        <w:rPr>
          <w:rFonts w:ascii="Aptos" w:eastAsia="Times New Roman" w:hAnsi="Aptos"/>
          <w:sz w:val="24"/>
          <w:szCs w:val="24"/>
        </w:rPr>
        <w:t>NWR</w:t>
      </w:r>
      <w:r w:rsidRPr="00FB1983">
        <w:rPr>
          <w:rFonts w:ascii="Aptos" w:eastAsia="Times New Roman" w:hAnsi="Aptos"/>
          <w:sz w:val="24"/>
          <w:szCs w:val="24"/>
        </w:rPr>
        <w:t>’s existing on-premises Active Directory, retains Duo MFA, and establishes a secure, scalable endpoint management solution suitable for operational technology environments. This solution addresses the unique operational context of shared devices, restricted internet access, and minimal IT resources.</w:t>
      </w:r>
    </w:p>
    <w:p w14:paraId="5997E341" w14:textId="77777777" w:rsidR="00CB2EF0" w:rsidRPr="00FB1983" w:rsidRDefault="00000000" w:rsidP="00CB2EF0">
      <w:pPr>
        <w:spacing w:after="0" w:line="240" w:lineRule="auto"/>
        <w:rPr>
          <w:rFonts w:ascii="Aptos" w:eastAsia="Times New Roman" w:hAnsi="Aptos"/>
          <w:sz w:val="24"/>
          <w:szCs w:val="24"/>
        </w:rPr>
      </w:pPr>
      <w:r>
        <w:rPr>
          <w:rFonts w:ascii="Aptos" w:eastAsia="Times New Roman" w:hAnsi="Aptos"/>
          <w:sz w:val="24"/>
          <w:szCs w:val="24"/>
        </w:rPr>
        <w:pict w14:anchorId="17F45C5C">
          <v:rect id="_x0000_i1025" style="width:0;height:1.5pt" o:hralign="center" o:hrstd="t" o:hr="t" fillcolor="#a0a0a0" stroked="f"/>
        </w:pict>
      </w:r>
    </w:p>
    <w:p w14:paraId="32F60C21"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20" w:name="_Toc197594131"/>
      <w:bookmarkStart w:id="21" w:name="_Toc198531847"/>
      <w:r w:rsidRPr="00FB1983">
        <w:rPr>
          <w:rFonts w:ascii="Aptos" w:eastAsia="Times New Roman" w:hAnsi="Aptos"/>
          <w:b/>
          <w:bCs/>
          <w:sz w:val="36"/>
          <w:szCs w:val="36"/>
        </w:rPr>
        <w:t>2. Background &amp; Scope</w:t>
      </w:r>
      <w:bookmarkEnd w:id="20"/>
      <w:bookmarkEnd w:id="21"/>
    </w:p>
    <w:p w14:paraId="243C2DD3" w14:textId="77777777" w:rsidR="00CB2EF0" w:rsidRPr="00FB1983" w:rsidRDefault="00CB2EF0" w:rsidP="00CB2EF0">
      <w:pPr>
        <w:spacing w:before="100" w:beforeAutospacing="1" w:after="100" w:afterAutospacing="1" w:line="240" w:lineRule="auto"/>
        <w:outlineLvl w:val="2"/>
        <w:rPr>
          <w:rFonts w:ascii="Aptos" w:eastAsia="Times New Roman" w:hAnsi="Aptos"/>
          <w:b/>
          <w:bCs/>
          <w:sz w:val="27"/>
          <w:szCs w:val="27"/>
        </w:rPr>
      </w:pPr>
      <w:bookmarkStart w:id="22" w:name="_Toc197594132"/>
      <w:bookmarkStart w:id="23" w:name="_Toc198531848"/>
      <w:r w:rsidRPr="00FB1983">
        <w:rPr>
          <w:rFonts w:ascii="Aptos" w:eastAsia="Times New Roman" w:hAnsi="Aptos"/>
          <w:b/>
          <w:bCs/>
          <w:sz w:val="27"/>
          <w:szCs w:val="27"/>
        </w:rPr>
        <w:t>2.1 Client Context</w:t>
      </w:r>
      <w:bookmarkEnd w:id="22"/>
      <w:bookmarkEnd w:id="23"/>
    </w:p>
    <w:p w14:paraId="33B6B758"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Northwestern Roads is a</w:t>
      </w:r>
      <w:r w:rsidRPr="00FB1983">
        <w:rPr>
          <w:rFonts w:ascii="Aptos" w:eastAsia="Times New Roman" w:hAnsi="Aptos"/>
          <w:sz w:val="24"/>
          <w:szCs w:val="24"/>
        </w:rPr>
        <w:t xml:space="preserve"> road management company responsible for maintaining road infrastructure, sensors, and cameras. Their workforce includes field engineers who depend on shared laptops to perform diagnostics, maintenance, and system updates on field-deployed devices.</w:t>
      </w:r>
    </w:p>
    <w:p w14:paraId="03A46D96" w14:textId="77777777" w:rsidR="00CB2EF0" w:rsidRPr="00FB1983" w:rsidRDefault="00CB2EF0" w:rsidP="00CB2EF0">
      <w:pPr>
        <w:spacing w:before="100" w:beforeAutospacing="1" w:after="100" w:afterAutospacing="1" w:line="240" w:lineRule="auto"/>
        <w:outlineLvl w:val="2"/>
        <w:rPr>
          <w:rFonts w:ascii="Aptos" w:eastAsia="Times New Roman" w:hAnsi="Aptos"/>
          <w:b/>
          <w:bCs/>
          <w:sz w:val="27"/>
          <w:szCs w:val="27"/>
        </w:rPr>
      </w:pPr>
      <w:bookmarkStart w:id="24" w:name="_Toc197594133"/>
      <w:bookmarkStart w:id="25" w:name="_Toc198531849"/>
      <w:r w:rsidRPr="00FB1983">
        <w:rPr>
          <w:rFonts w:ascii="Aptos" w:eastAsia="Times New Roman" w:hAnsi="Aptos"/>
          <w:b/>
          <w:bCs/>
          <w:sz w:val="27"/>
          <w:szCs w:val="27"/>
        </w:rPr>
        <w:t>2.2 Project Focus</w:t>
      </w:r>
      <w:bookmarkEnd w:id="24"/>
      <w:bookmarkEnd w:id="25"/>
    </w:p>
    <w:p w14:paraId="560CB2F6" w14:textId="77777777" w:rsidR="00CB2EF0"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The project focuses exclusively on managing 6–10 Windows laptops through Microsoft Intune (Microsoft Endpoint Manager), integrating this solution with the client’s on-premises Active Directory environment while retaining Duo MFA as the multi-factor authentication provider. The devices are used in a shared model with minimal or no general internet access.</w:t>
      </w:r>
    </w:p>
    <w:p w14:paraId="403A6C4C"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p>
    <w:p w14:paraId="1C596CCA" w14:textId="77777777" w:rsidR="00CB2EF0" w:rsidRPr="00FB1983" w:rsidRDefault="00CB2EF0" w:rsidP="00CB2EF0">
      <w:pPr>
        <w:spacing w:before="100" w:beforeAutospacing="1" w:after="100" w:afterAutospacing="1" w:line="240" w:lineRule="auto"/>
        <w:outlineLvl w:val="2"/>
        <w:rPr>
          <w:rFonts w:ascii="Aptos" w:eastAsia="Times New Roman" w:hAnsi="Aptos"/>
          <w:b/>
          <w:bCs/>
          <w:sz w:val="27"/>
          <w:szCs w:val="27"/>
        </w:rPr>
      </w:pPr>
      <w:bookmarkStart w:id="26" w:name="_Toc197594134"/>
      <w:bookmarkStart w:id="27" w:name="_Toc198531850"/>
      <w:r w:rsidRPr="00FB1983">
        <w:rPr>
          <w:rFonts w:ascii="Aptos" w:eastAsia="Times New Roman" w:hAnsi="Aptos"/>
          <w:b/>
          <w:bCs/>
          <w:sz w:val="27"/>
          <w:szCs w:val="27"/>
        </w:rPr>
        <w:t>2.3 Scope Boundaries</w:t>
      </w:r>
      <w:bookmarkEnd w:id="26"/>
      <w:bookmarkEnd w:id="27"/>
    </w:p>
    <w:p w14:paraId="2DAF384F" w14:textId="77777777" w:rsidR="00CB2EF0" w:rsidRPr="00FB1983" w:rsidRDefault="00CB2EF0" w:rsidP="00077D4B">
      <w:pPr>
        <w:numPr>
          <w:ilvl w:val="0"/>
          <w:numId w:val="2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Only Windows laptops are in scope; no iOS, Android, or macOS devices are part of the design.</w:t>
      </w:r>
    </w:p>
    <w:p w14:paraId="360FE7A5" w14:textId="77777777" w:rsidR="00CB2EF0" w:rsidRPr="00FB1983" w:rsidRDefault="00CB2EF0" w:rsidP="00077D4B">
      <w:pPr>
        <w:numPr>
          <w:ilvl w:val="0"/>
          <w:numId w:val="2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Despite an existing Microsoft 365 E5 license, features such as Microsoft Defender for Endpoint, Sentinel, or Purview will not be implemented during this phase.</w:t>
      </w:r>
    </w:p>
    <w:p w14:paraId="1B368095" w14:textId="77777777" w:rsidR="00CB2EF0" w:rsidRPr="00FB1983" w:rsidRDefault="00CB2EF0" w:rsidP="00077D4B">
      <w:pPr>
        <w:numPr>
          <w:ilvl w:val="0"/>
          <w:numId w:val="2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 xml:space="preserve">Software packaging and deployment responsibilities will remain with the </w:t>
      </w:r>
      <w:r w:rsidRPr="00CC0B58">
        <w:rPr>
          <w:rFonts w:ascii="Aptos" w:eastAsia="Times New Roman" w:hAnsi="Aptos"/>
          <w:sz w:val="24"/>
          <w:szCs w:val="24"/>
          <w:highlight w:val="yellow"/>
        </w:rPr>
        <w:t>SICE team</w:t>
      </w:r>
      <w:r w:rsidRPr="00FB1983">
        <w:rPr>
          <w:rFonts w:ascii="Aptos" w:eastAsia="Times New Roman" w:hAnsi="Aptos"/>
          <w:sz w:val="24"/>
          <w:szCs w:val="24"/>
        </w:rPr>
        <w:t>.</w:t>
      </w:r>
    </w:p>
    <w:p w14:paraId="14EF8D3A" w14:textId="77777777" w:rsidR="00CB2EF0" w:rsidRPr="00FB1983" w:rsidRDefault="00CB2EF0" w:rsidP="00077D4B">
      <w:pPr>
        <w:numPr>
          <w:ilvl w:val="0"/>
          <w:numId w:val="2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Intune will be used to configure, secure, and manage devices; it will not handle software deployment unless explicitly requested in future phases.</w:t>
      </w:r>
    </w:p>
    <w:p w14:paraId="4509AD48" w14:textId="77777777" w:rsidR="00CB2EF0" w:rsidRPr="00FB1983" w:rsidRDefault="00CB2EF0" w:rsidP="00077D4B">
      <w:pPr>
        <w:numPr>
          <w:ilvl w:val="0"/>
          <w:numId w:val="2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Devices will have limited internet access, restricted only to approved services.</w:t>
      </w:r>
    </w:p>
    <w:p w14:paraId="1F497A60" w14:textId="77777777" w:rsidR="00CB2EF0" w:rsidRDefault="00CB2EF0" w:rsidP="00CB2EF0">
      <w:pPr>
        <w:spacing w:after="0" w:line="240" w:lineRule="auto"/>
        <w:rPr>
          <w:rFonts w:ascii="Aptos" w:eastAsia="Times New Roman" w:hAnsi="Aptos"/>
          <w:sz w:val="24"/>
          <w:szCs w:val="24"/>
        </w:rPr>
      </w:pPr>
    </w:p>
    <w:p w14:paraId="60E878D5" w14:textId="77777777" w:rsidR="00CB2EF0" w:rsidRDefault="00CB2EF0" w:rsidP="00CB2EF0">
      <w:pPr>
        <w:spacing w:after="0" w:line="240" w:lineRule="auto"/>
        <w:rPr>
          <w:rFonts w:ascii="Aptos" w:eastAsia="Times New Roman" w:hAnsi="Aptos"/>
          <w:sz w:val="24"/>
          <w:szCs w:val="24"/>
        </w:rPr>
      </w:pPr>
    </w:p>
    <w:p w14:paraId="517079EA" w14:textId="77777777" w:rsidR="00CB2EF0" w:rsidRDefault="00CB2EF0" w:rsidP="00CB2EF0">
      <w:pPr>
        <w:spacing w:after="0" w:line="240" w:lineRule="auto"/>
        <w:rPr>
          <w:rFonts w:ascii="Aptos" w:eastAsia="Times New Roman" w:hAnsi="Aptos"/>
          <w:sz w:val="24"/>
          <w:szCs w:val="24"/>
        </w:rPr>
      </w:pPr>
    </w:p>
    <w:p w14:paraId="6301ED7B" w14:textId="77777777" w:rsidR="00CB2EF0" w:rsidRDefault="00CB2EF0" w:rsidP="00CB2EF0">
      <w:pPr>
        <w:spacing w:after="0" w:line="240" w:lineRule="auto"/>
        <w:rPr>
          <w:rFonts w:ascii="Aptos" w:eastAsia="Times New Roman" w:hAnsi="Aptos"/>
          <w:sz w:val="24"/>
          <w:szCs w:val="24"/>
        </w:rPr>
      </w:pPr>
    </w:p>
    <w:p w14:paraId="1A86CB5B" w14:textId="77777777" w:rsidR="00CB2EF0" w:rsidRPr="00FB1983" w:rsidRDefault="00CB2EF0" w:rsidP="00CB2EF0">
      <w:pPr>
        <w:spacing w:after="0" w:line="240" w:lineRule="auto"/>
        <w:rPr>
          <w:rFonts w:ascii="Aptos" w:eastAsia="Times New Roman" w:hAnsi="Aptos"/>
          <w:sz w:val="24"/>
          <w:szCs w:val="24"/>
        </w:rPr>
      </w:pPr>
    </w:p>
    <w:p w14:paraId="403427BE"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28" w:name="_Toc197594135"/>
      <w:bookmarkStart w:id="29" w:name="_Toc198531851"/>
      <w:r w:rsidRPr="00FB1983">
        <w:rPr>
          <w:rFonts w:ascii="Aptos" w:eastAsia="Times New Roman" w:hAnsi="Aptos"/>
          <w:b/>
          <w:bCs/>
          <w:sz w:val="36"/>
          <w:szCs w:val="36"/>
        </w:rPr>
        <w:lastRenderedPageBreak/>
        <w:t>3. Design Principles</w:t>
      </w:r>
      <w:bookmarkEnd w:id="28"/>
      <w:bookmarkEnd w:id="29"/>
    </w:p>
    <w:p w14:paraId="2BE57B04"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This solution is guided by key principles to ensure technical and operational success:</w:t>
      </w:r>
    </w:p>
    <w:p w14:paraId="1DAD1DE0" w14:textId="77777777" w:rsidR="00CB2EF0" w:rsidRPr="00FB1983" w:rsidRDefault="00CB2EF0" w:rsidP="00077D4B">
      <w:pPr>
        <w:numPr>
          <w:ilvl w:val="0"/>
          <w:numId w:val="24"/>
        </w:numPr>
        <w:spacing w:before="100" w:beforeAutospacing="1" w:after="100" w:afterAutospacing="1" w:line="240" w:lineRule="auto"/>
        <w:rPr>
          <w:rFonts w:ascii="Aptos" w:eastAsia="Times New Roman" w:hAnsi="Aptos"/>
          <w:sz w:val="24"/>
          <w:szCs w:val="24"/>
        </w:rPr>
      </w:pPr>
      <w:r w:rsidRPr="00FB1983">
        <w:rPr>
          <w:rFonts w:ascii="Aptos" w:eastAsia="Times New Roman" w:hAnsi="Aptos"/>
          <w:b/>
          <w:bCs/>
          <w:sz w:val="24"/>
          <w:szCs w:val="24"/>
        </w:rPr>
        <w:t>Simplicity:</w:t>
      </w:r>
      <w:r w:rsidRPr="00FB1983">
        <w:rPr>
          <w:rFonts w:ascii="Aptos" w:eastAsia="Times New Roman" w:hAnsi="Aptos"/>
          <w:sz w:val="24"/>
          <w:szCs w:val="24"/>
        </w:rPr>
        <w:t xml:space="preserve"> Leveraging out-of-the-box configurations where possible, avoiding unnecessary customization.</w:t>
      </w:r>
    </w:p>
    <w:p w14:paraId="155FD08D" w14:textId="77777777" w:rsidR="00CB2EF0" w:rsidRPr="00FB1983" w:rsidRDefault="00CB2EF0" w:rsidP="00077D4B">
      <w:pPr>
        <w:numPr>
          <w:ilvl w:val="0"/>
          <w:numId w:val="24"/>
        </w:numPr>
        <w:spacing w:before="100" w:beforeAutospacing="1" w:after="100" w:afterAutospacing="1" w:line="240" w:lineRule="auto"/>
        <w:rPr>
          <w:rFonts w:ascii="Aptos" w:eastAsia="Times New Roman" w:hAnsi="Aptos"/>
          <w:sz w:val="24"/>
          <w:szCs w:val="24"/>
        </w:rPr>
      </w:pPr>
      <w:r w:rsidRPr="00FB1983">
        <w:rPr>
          <w:rFonts w:ascii="Aptos" w:eastAsia="Times New Roman" w:hAnsi="Aptos"/>
          <w:b/>
          <w:bCs/>
          <w:sz w:val="24"/>
          <w:szCs w:val="24"/>
        </w:rPr>
        <w:t>Security:</w:t>
      </w:r>
      <w:r w:rsidRPr="00FB1983">
        <w:rPr>
          <w:rFonts w:ascii="Aptos" w:eastAsia="Times New Roman" w:hAnsi="Aptos"/>
          <w:sz w:val="24"/>
          <w:szCs w:val="24"/>
        </w:rPr>
        <w:t xml:space="preserve"> Enforcing core security measures including encryption, MFA, firewall, anti-malware, and access control.</w:t>
      </w:r>
    </w:p>
    <w:p w14:paraId="17D07137" w14:textId="77777777" w:rsidR="00CB2EF0" w:rsidRPr="00FB1983" w:rsidRDefault="00CB2EF0" w:rsidP="00077D4B">
      <w:pPr>
        <w:numPr>
          <w:ilvl w:val="0"/>
          <w:numId w:val="24"/>
        </w:numPr>
        <w:spacing w:before="100" w:beforeAutospacing="1" w:after="100" w:afterAutospacing="1" w:line="240" w:lineRule="auto"/>
        <w:rPr>
          <w:rFonts w:ascii="Aptos" w:eastAsia="Times New Roman" w:hAnsi="Aptos"/>
          <w:sz w:val="24"/>
          <w:szCs w:val="24"/>
        </w:rPr>
      </w:pPr>
      <w:r w:rsidRPr="00FB1983">
        <w:rPr>
          <w:rFonts w:ascii="Aptos" w:eastAsia="Times New Roman" w:hAnsi="Aptos"/>
          <w:b/>
          <w:bCs/>
          <w:sz w:val="24"/>
          <w:szCs w:val="24"/>
        </w:rPr>
        <w:t>Scalability:</w:t>
      </w:r>
      <w:r w:rsidRPr="00FB1983">
        <w:rPr>
          <w:rFonts w:ascii="Aptos" w:eastAsia="Times New Roman" w:hAnsi="Aptos"/>
          <w:sz w:val="24"/>
          <w:szCs w:val="24"/>
        </w:rPr>
        <w:t xml:space="preserve"> Preparing for growth beyond the initial 6–10 devices without major redesign.</w:t>
      </w:r>
    </w:p>
    <w:p w14:paraId="3294031A" w14:textId="77777777" w:rsidR="00CB2EF0" w:rsidRPr="00FB1983" w:rsidRDefault="00CB2EF0" w:rsidP="00077D4B">
      <w:pPr>
        <w:numPr>
          <w:ilvl w:val="0"/>
          <w:numId w:val="24"/>
        </w:numPr>
        <w:spacing w:before="100" w:beforeAutospacing="1" w:after="100" w:afterAutospacing="1" w:line="240" w:lineRule="auto"/>
        <w:rPr>
          <w:rFonts w:ascii="Aptos" w:eastAsia="Times New Roman" w:hAnsi="Aptos"/>
          <w:sz w:val="24"/>
          <w:szCs w:val="24"/>
        </w:rPr>
      </w:pPr>
      <w:r w:rsidRPr="00FB1983">
        <w:rPr>
          <w:rFonts w:ascii="Aptos" w:eastAsia="Times New Roman" w:hAnsi="Aptos"/>
          <w:b/>
          <w:bCs/>
          <w:sz w:val="24"/>
          <w:szCs w:val="24"/>
        </w:rPr>
        <w:t>Compliance Readiness:</w:t>
      </w:r>
      <w:r w:rsidRPr="00FB1983">
        <w:rPr>
          <w:rFonts w:ascii="Aptos" w:eastAsia="Times New Roman" w:hAnsi="Aptos"/>
          <w:sz w:val="24"/>
          <w:szCs w:val="24"/>
        </w:rPr>
        <w:t xml:space="preserve"> Building a foundation that aligns with potential compliance needs such as </w:t>
      </w:r>
      <w:r w:rsidRPr="00A67991">
        <w:rPr>
          <w:rFonts w:ascii="Aptos" w:eastAsia="Times New Roman" w:hAnsi="Aptos"/>
          <w:sz w:val="24"/>
          <w:szCs w:val="24"/>
          <w:highlight w:val="yellow"/>
        </w:rPr>
        <w:t>Essential 8 and IEC 62443 standards</w:t>
      </w:r>
      <w:r w:rsidRPr="00FB1983">
        <w:rPr>
          <w:rFonts w:ascii="Aptos" w:eastAsia="Times New Roman" w:hAnsi="Aptos"/>
          <w:sz w:val="24"/>
          <w:szCs w:val="24"/>
        </w:rPr>
        <w:t>.</w:t>
      </w:r>
    </w:p>
    <w:p w14:paraId="7347D828" w14:textId="77777777" w:rsidR="00CB2EF0" w:rsidRPr="00FB1983" w:rsidRDefault="00CB2EF0" w:rsidP="00077D4B">
      <w:pPr>
        <w:numPr>
          <w:ilvl w:val="0"/>
          <w:numId w:val="24"/>
        </w:numPr>
        <w:spacing w:before="100" w:beforeAutospacing="1" w:after="100" w:afterAutospacing="1" w:line="240" w:lineRule="auto"/>
        <w:rPr>
          <w:rFonts w:ascii="Aptos" w:eastAsia="Times New Roman" w:hAnsi="Aptos"/>
          <w:sz w:val="24"/>
          <w:szCs w:val="24"/>
        </w:rPr>
      </w:pPr>
      <w:r w:rsidRPr="00FB1983">
        <w:rPr>
          <w:rFonts w:ascii="Aptos" w:eastAsia="Times New Roman" w:hAnsi="Aptos"/>
          <w:b/>
          <w:bCs/>
          <w:sz w:val="24"/>
          <w:szCs w:val="24"/>
        </w:rPr>
        <w:t>Operational Alignment:</w:t>
      </w:r>
      <w:r w:rsidRPr="00FB1983">
        <w:rPr>
          <w:rFonts w:ascii="Aptos" w:eastAsia="Times New Roman" w:hAnsi="Aptos"/>
          <w:sz w:val="24"/>
          <w:szCs w:val="24"/>
        </w:rPr>
        <w:t xml:space="preserve"> Ensuring that device policies support shared-use workflows without interfering with field operations.</w:t>
      </w:r>
    </w:p>
    <w:p w14:paraId="263C5CF6" w14:textId="77777777" w:rsidR="00CB2EF0" w:rsidRPr="00FB1983" w:rsidRDefault="00CB2EF0" w:rsidP="00CB2EF0">
      <w:pPr>
        <w:spacing w:after="0" w:line="240" w:lineRule="auto"/>
        <w:rPr>
          <w:rFonts w:ascii="Aptos" w:eastAsia="Times New Roman" w:hAnsi="Aptos"/>
          <w:sz w:val="24"/>
          <w:szCs w:val="24"/>
        </w:rPr>
      </w:pPr>
    </w:p>
    <w:p w14:paraId="74C70887"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30" w:name="_Toc197594136"/>
      <w:bookmarkStart w:id="31" w:name="_Toc198531852"/>
      <w:r w:rsidRPr="00FB1983">
        <w:rPr>
          <w:rFonts w:ascii="Aptos" w:eastAsia="Times New Roman" w:hAnsi="Aptos"/>
          <w:b/>
          <w:bCs/>
          <w:sz w:val="36"/>
          <w:szCs w:val="36"/>
        </w:rPr>
        <w:t>4. Existing Environment</w:t>
      </w:r>
      <w:bookmarkEnd w:id="30"/>
      <w:bookmarkEnd w:id="31"/>
    </w:p>
    <w:p w14:paraId="42EAEE27" w14:textId="77777777" w:rsidR="00C00452" w:rsidRDefault="00C00452" w:rsidP="00CB2EF0">
      <w:pPr>
        <w:spacing w:before="100" w:beforeAutospacing="1" w:after="100" w:afterAutospacing="1" w:line="240" w:lineRule="auto"/>
        <w:outlineLvl w:val="2"/>
        <w:rPr>
          <w:rFonts w:ascii="Aptos" w:eastAsia="Times New Roman" w:hAnsi="Aptos"/>
          <w:b/>
          <w:bCs/>
          <w:sz w:val="27"/>
          <w:szCs w:val="27"/>
        </w:rPr>
      </w:pPr>
      <w:bookmarkStart w:id="32" w:name="_Toc197594137"/>
      <w:bookmarkStart w:id="33" w:name="_Toc198531853"/>
    </w:p>
    <w:p w14:paraId="7ECD118F" w14:textId="1F596100" w:rsidR="00CB2EF0" w:rsidRPr="00FB1983" w:rsidRDefault="00CB2EF0" w:rsidP="00CB2EF0">
      <w:pPr>
        <w:spacing w:before="100" w:beforeAutospacing="1" w:after="100" w:afterAutospacing="1" w:line="240" w:lineRule="auto"/>
        <w:outlineLvl w:val="2"/>
        <w:rPr>
          <w:rFonts w:ascii="Aptos" w:eastAsia="Times New Roman" w:hAnsi="Aptos"/>
          <w:b/>
          <w:bCs/>
          <w:sz w:val="27"/>
          <w:szCs w:val="27"/>
        </w:rPr>
      </w:pPr>
      <w:r w:rsidRPr="00FB1983">
        <w:rPr>
          <w:rFonts w:ascii="Aptos" w:eastAsia="Times New Roman" w:hAnsi="Aptos"/>
          <w:b/>
          <w:bCs/>
          <w:sz w:val="27"/>
          <w:szCs w:val="27"/>
        </w:rPr>
        <w:t>4.1 On-Premises Infrastructure</w:t>
      </w:r>
      <w:bookmarkEnd w:id="32"/>
      <w:bookmarkEnd w:id="33"/>
    </w:p>
    <w:p w14:paraId="1C278B32"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NWR</w:t>
      </w:r>
      <w:r w:rsidRPr="00FB1983">
        <w:rPr>
          <w:rFonts w:ascii="Aptos" w:eastAsia="Times New Roman" w:hAnsi="Aptos"/>
          <w:sz w:val="24"/>
          <w:szCs w:val="24"/>
        </w:rPr>
        <w:t xml:space="preserve"> currently operates an on-premises Active Directory domain managing all user accounts and device authentication. Duo MFA is implemented for Windows login and VPN connections. Software deployment and troubleshooting are managed manually by the internal IT team.</w:t>
      </w:r>
    </w:p>
    <w:p w14:paraId="3413B48A" w14:textId="77777777" w:rsidR="00CB2EF0" w:rsidRDefault="00CB2EF0" w:rsidP="00CB2EF0">
      <w:pPr>
        <w:spacing w:before="100" w:beforeAutospacing="1" w:after="100" w:afterAutospacing="1" w:line="240" w:lineRule="auto"/>
        <w:outlineLvl w:val="2"/>
        <w:rPr>
          <w:rFonts w:ascii="Aptos" w:eastAsia="Times New Roman" w:hAnsi="Aptos"/>
          <w:b/>
          <w:bCs/>
          <w:sz w:val="27"/>
          <w:szCs w:val="27"/>
        </w:rPr>
      </w:pPr>
      <w:bookmarkStart w:id="34" w:name="_Toc197594138"/>
    </w:p>
    <w:p w14:paraId="7301CE86" w14:textId="77777777" w:rsidR="00CB2EF0" w:rsidRPr="00FB1983" w:rsidRDefault="00CB2EF0" w:rsidP="00CB2EF0">
      <w:pPr>
        <w:spacing w:before="100" w:beforeAutospacing="1" w:after="100" w:afterAutospacing="1" w:line="240" w:lineRule="auto"/>
        <w:outlineLvl w:val="2"/>
        <w:rPr>
          <w:rFonts w:ascii="Aptos" w:eastAsia="Times New Roman" w:hAnsi="Aptos"/>
          <w:b/>
          <w:bCs/>
          <w:sz w:val="27"/>
          <w:szCs w:val="27"/>
        </w:rPr>
      </w:pPr>
      <w:bookmarkStart w:id="35" w:name="_Toc198531854"/>
      <w:r w:rsidRPr="00FB1983">
        <w:rPr>
          <w:rFonts w:ascii="Aptos" w:eastAsia="Times New Roman" w:hAnsi="Aptos"/>
          <w:b/>
          <w:bCs/>
          <w:sz w:val="27"/>
          <w:szCs w:val="27"/>
        </w:rPr>
        <w:t>4.2 Cloud Infrastructure (Planned)</w:t>
      </w:r>
      <w:bookmarkEnd w:id="34"/>
      <w:bookmarkEnd w:id="35"/>
    </w:p>
    <w:p w14:paraId="275CD3F5" w14:textId="4254D0CA"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 new Microsoft 365 tenant has been provisioned with an E5 license. Currently, no configuration has been applied for Azure AD Connect, Intune, Conditional Access policies, or any hybrid identity integration.</w:t>
      </w:r>
      <w:ins w:id="36" w:author="Olli Ojala | Orro" w:date="2025-10-08T09:32:00Z" w16du:dateUtc="2025-10-07T23:32:00Z">
        <w:r w:rsidR="00902A18">
          <w:rPr>
            <w:rFonts w:ascii="Aptos" w:eastAsia="Times New Roman" w:hAnsi="Aptos"/>
            <w:sz w:val="24"/>
            <w:szCs w:val="24"/>
          </w:rPr>
          <w:t xml:space="preserve"> </w:t>
        </w:r>
        <w:r w:rsidR="004352BD">
          <w:rPr>
            <w:rFonts w:ascii="Aptos" w:eastAsia="Times New Roman" w:hAnsi="Aptos"/>
            <w:sz w:val="24"/>
            <w:szCs w:val="24"/>
          </w:rPr>
          <w:t>This Azure tenant is used for NWR secure remote access project as well</w:t>
        </w:r>
      </w:ins>
      <w:ins w:id="37" w:author="Olli Ojala | Orro" w:date="2025-10-08T09:33:00Z" w16du:dateUtc="2025-10-07T23:33:00Z">
        <w:r w:rsidR="00D963F3">
          <w:rPr>
            <w:rFonts w:ascii="Aptos" w:eastAsia="Times New Roman" w:hAnsi="Aptos"/>
            <w:sz w:val="24"/>
            <w:szCs w:val="24"/>
          </w:rPr>
          <w:t xml:space="preserve">. </w:t>
        </w:r>
        <w:r w:rsidR="00D77DA4">
          <w:rPr>
            <w:rFonts w:ascii="Aptos" w:eastAsia="Times New Roman" w:hAnsi="Aptos"/>
            <w:sz w:val="24"/>
            <w:szCs w:val="24"/>
          </w:rPr>
          <w:t xml:space="preserve">RBAC </w:t>
        </w:r>
        <w:r w:rsidR="00BA7277">
          <w:rPr>
            <w:rFonts w:ascii="Aptos" w:eastAsia="Times New Roman" w:hAnsi="Aptos"/>
            <w:sz w:val="24"/>
            <w:szCs w:val="24"/>
          </w:rPr>
          <w:t>will be us</w:t>
        </w:r>
      </w:ins>
      <w:ins w:id="38" w:author="Olli Ojala | Orro" w:date="2025-10-08T09:34:00Z" w16du:dateUtc="2025-10-07T23:34:00Z">
        <w:r w:rsidR="00BA7277">
          <w:rPr>
            <w:rFonts w:ascii="Aptos" w:eastAsia="Times New Roman" w:hAnsi="Aptos"/>
            <w:sz w:val="24"/>
            <w:szCs w:val="24"/>
          </w:rPr>
          <w:t xml:space="preserve">ed to prevent </w:t>
        </w:r>
        <w:r w:rsidR="00FB5BE1">
          <w:rPr>
            <w:rFonts w:ascii="Aptos" w:eastAsia="Times New Roman" w:hAnsi="Aptos"/>
            <w:sz w:val="24"/>
            <w:szCs w:val="24"/>
          </w:rPr>
          <w:t>any unauthorised access to the deployed resources</w:t>
        </w:r>
      </w:ins>
      <w:ins w:id="39" w:author="Olli Ojala | Orro" w:date="2025-10-08T09:35:00Z" w16du:dateUtc="2025-10-07T23:35:00Z">
        <w:r w:rsidR="00FE2E1F">
          <w:rPr>
            <w:rFonts w:ascii="Aptos" w:eastAsia="Times New Roman" w:hAnsi="Aptos"/>
            <w:sz w:val="24"/>
            <w:szCs w:val="24"/>
          </w:rPr>
          <w:t>.</w:t>
        </w:r>
      </w:ins>
      <w:ins w:id="40" w:author="Olli Ojala | Orro" w:date="2025-10-08T09:34:00Z" w16du:dateUtc="2025-10-07T23:34:00Z">
        <w:r w:rsidR="00BA7277">
          <w:rPr>
            <w:rFonts w:ascii="Aptos" w:eastAsia="Times New Roman" w:hAnsi="Aptos"/>
            <w:sz w:val="24"/>
            <w:szCs w:val="24"/>
          </w:rPr>
          <w:t xml:space="preserve"> </w:t>
        </w:r>
      </w:ins>
    </w:p>
    <w:p w14:paraId="2F3C196C" w14:textId="77777777" w:rsidR="00CB2EF0" w:rsidRDefault="00CB2EF0" w:rsidP="00CB2EF0">
      <w:pPr>
        <w:spacing w:after="0" w:line="240" w:lineRule="auto"/>
        <w:rPr>
          <w:rFonts w:ascii="Aptos" w:eastAsia="Times New Roman" w:hAnsi="Aptos"/>
          <w:sz w:val="24"/>
          <w:szCs w:val="24"/>
        </w:rPr>
      </w:pPr>
    </w:p>
    <w:p w14:paraId="2FA81FA6" w14:textId="77777777" w:rsidR="00CB2EF0" w:rsidRDefault="00CB2EF0" w:rsidP="00CB2EF0">
      <w:pPr>
        <w:spacing w:after="0" w:line="240" w:lineRule="auto"/>
        <w:rPr>
          <w:rFonts w:ascii="Aptos" w:eastAsia="Times New Roman" w:hAnsi="Aptos"/>
          <w:sz w:val="24"/>
          <w:szCs w:val="24"/>
        </w:rPr>
      </w:pPr>
    </w:p>
    <w:p w14:paraId="5FD2EDDB" w14:textId="77777777" w:rsidR="00CB2EF0" w:rsidRDefault="00CB2EF0" w:rsidP="00CB2EF0">
      <w:pPr>
        <w:spacing w:after="0" w:line="240" w:lineRule="auto"/>
        <w:rPr>
          <w:rFonts w:ascii="Aptos" w:eastAsia="Times New Roman" w:hAnsi="Aptos"/>
          <w:sz w:val="24"/>
          <w:szCs w:val="24"/>
        </w:rPr>
      </w:pPr>
    </w:p>
    <w:p w14:paraId="39FBE07F" w14:textId="77777777" w:rsidR="00CB2EF0" w:rsidRDefault="00CB2EF0" w:rsidP="00CB2EF0">
      <w:pPr>
        <w:spacing w:after="0" w:line="240" w:lineRule="auto"/>
        <w:rPr>
          <w:rFonts w:ascii="Aptos" w:eastAsia="Times New Roman" w:hAnsi="Aptos"/>
          <w:sz w:val="24"/>
          <w:szCs w:val="24"/>
        </w:rPr>
      </w:pPr>
    </w:p>
    <w:p w14:paraId="0EE03E3C" w14:textId="77777777" w:rsidR="00CB2EF0" w:rsidRDefault="00CB2EF0" w:rsidP="00CB2EF0">
      <w:pPr>
        <w:spacing w:after="0" w:line="240" w:lineRule="auto"/>
        <w:rPr>
          <w:rFonts w:ascii="Aptos" w:eastAsia="Times New Roman" w:hAnsi="Aptos"/>
          <w:sz w:val="24"/>
          <w:szCs w:val="24"/>
        </w:rPr>
      </w:pPr>
    </w:p>
    <w:p w14:paraId="4BC02BF5" w14:textId="77777777" w:rsidR="00CB2EF0" w:rsidRDefault="00CB2EF0" w:rsidP="00CB2EF0">
      <w:pPr>
        <w:spacing w:after="0" w:line="240" w:lineRule="auto"/>
        <w:rPr>
          <w:rFonts w:ascii="Aptos" w:eastAsia="Times New Roman" w:hAnsi="Aptos"/>
          <w:sz w:val="24"/>
          <w:szCs w:val="24"/>
        </w:rPr>
      </w:pPr>
    </w:p>
    <w:p w14:paraId="26633DA2" w14:textId="77777777" w:rsidR="00CB2EF0" w:rsidRDefault="00CB2EF0" w:rsidP="00CB2EF0">
      <w:pPr>
        <w:spacing w:after="0" w:line="240" w:lineRule="auto"/>
        <w:rPr>
          <w:rFonts w:ascii="Aptos" w:eastAsia="Times New Roman" w:hAnsi="Aptos"/>
          <w:sz w:val="24"/>
          <w:szCs w:val="24"/>
        </w:rPr>
      </w:pPr>
    </w:p>
    <w:p w14:paraId="24A1F6C3" w14:textId="569723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41" w:name="_Toc197594139"/>
      <w:bookmarkStart w:id="42" w:name="_Toc198531855"/>
      <w:r w:rsidRPr="00FB1983">
        <w:rPr>
          <w:rFonts w:ascii="Aptos" w:eastAsia="Times New Roman" w:hAnsi="Aptos"/>
          <w:b/>
          <w:bCs/>
          <w:sz w:val="36"/>
          <w:szCs w:val="36"/>
        </w:rPr>
        <w:lastRenderedPageBreak/>
        <w:t>5. Solution Design Overview</w:t>
      </w:r>
      <w:bookmarkEnd w:id="41"/>
      <w:bookmarkEnd w:id="42"/>
    </w:p>
    <w:p w14:paraId="74845C38"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The solution will establish hybrid identity by integrating on-premises Active Directory with Azure AD (Microsoft Entra ID) via Azure AD Connect (Entra Connect). Devices will be hybrid Azure AD joined for management across on-prem and cloud directories. Microsoft Intune will manage device compliance, configuration, and security, while Duo MFA remains the authentication provider for VPN and Windows logins.</w:t>
      </w:r>
    </w:p>
    <w:p w14:paraId="14D2D831"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In addition to integration, this design provides:</w:t>
      </w:r>
    </w:p>
    <w:p w14:paraId="77BC8F69" w14:textId="77777777" w:rsidR="00CB2EF0" w:rsidRPr="00FB1983" w:rsidRDefault="00CB2EF0" w:rsidP="00077D4B">
      <w:pPr>
        <w:numPr>
          <w:ilvl w:val="0"/>
          <w:numId w:val="29"/>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Tenant onboarding procedures</w:t>
      </w:r>
    </w:p>
    <w:p w14:paraId="17D6B784" w14:textId="77777777" w:rsidR="00CB2EF0" w:rsidRPr="00FB1983" w:rsidRDefault="00CB2EF0" w:rsidP="00077D4B">
      <w:pPr>
        <w:numPr>
          <w:ilvl w:val="0"/>
          <w:numId w:val="29"/>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Azure/Entra ID prerequisites</w:t>
      </w:r>
    </w:p>
    <w:p w14:paraId="234B0CE9" w14:textId="77777777" w:rsidR="00CB2EF0" w:rsidRPr="00FB1983" w:rsidRDefault="00CB2EF0" w:rsidP="00077D4B">
      <w:pPr>
        <w:numPr>
          <w:ilvl w:val="0"/>
          <w:numId w:val="29"/>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Policy configuration templates</w:t>
      </w:r>
    </w:p>
    <w:p w14:paraId="113B04D7" w14:textId="77777777" w:rsidR="00CB2EF0" w:rsidRPr="00FB1983" w:rsidRDefault="00CB2EF0" w:rsidP="00077D4B">
      <w:pPr>
        <w:numPr>
          <w:ilvl w:val="0"/>
          <w:numId w:val="29"/>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Security baselines</w:t>
      </w:r>
    </w:p>
    <w:p w14:paraId="20355671" w14:textId="77777777" w:rsidR="00CB2EF0" w:rsidRPr="00FB1983" w:rsidRDefault="00CB2EF0" w:rsidP="00077D4B">
      <w:pPr>
        <w:numPr>
          <w:ilvl w:val="0"/>
          <w:numId w:val="29"/>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Licensing clarifications</w:t>
      </w:r>
    </w:p>
    <w:p w14:paraId="3941F894" w14:textId="77777777" w:rsidR="00CB2EF0" w:rsidRPr="00FB1983" w:rsidRDefault="00CB2EF0" w:rsidP="00077D4B">
      <w:pPr>
        <w:numPr>
          <w:ilvl w:val="0"/>
          <w:numId w:val="29"/>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Integration considerations</w:t>
      </w:r>
    </w:p>
    <w:p w14:paraId="32EA2334"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43" w:name="_Toc197594140"/>
      <w:bookmarkStart w:id="44" w:name="_Toc198531856"/>
      <w:r w:rsidRPr="00FB1983">
        <w:rPr>
          <w:rFonts w:ascii="Aptos" w:eastAsia="Times New Roman" w:hAnsi="Aptos"/>
          <w:b/>
          <w:bCs/>
          <w:sz w:val="36"/>
          <w:szCs w:val="36"/>
        </w:rPr>
        <w:t>6. Architecture Diagram &amp; Explanation</w:t>
      </w:r>
      <w:bookmarkEnd w:id="43"/>
      <w:bookmarkEnd w:id="44"/>
    </w:p>
    <w:p w14:paraId="5B5548C5" w14:textId="77777777" w:rsidR="00CB2EF0" w:rsidRPr="00FB1983" w:rsidRDefault="00CB2EF0" w:rsidP="00CB2EF0">
      <w:pPr>
        <w:spacing w:before="100" w:beforeAutospacing="1" w:after="100" w:afterAutospacing="1" w:line="240" w:lineRule="auto"/>
        <w:rPr>
          <w:rFonts w:ascii="Aptos" w:hAnsi="Aptos"/>
        </w:rPr>
      </w:pPr>
      <w:r w:rsidRPr="00FB1983">
        <w:rPr>
          <w:rFonts w:ascii="Aptos" w:hAnsi="Aptos"/>
        </w:rPr>
        <w:object w:dxaOrig="15984" w:dyaOrig="9271" w14:anchorId="148806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1pt;height:238.5pt" o:ole="">
            <v:imagedata r:id="rId16" o:title=""/>
          </v:shape>
          <o:OLEObject Type="Embed" ProgID="Visio.Drawing.15" ShapeID="_x0000_i1026" DrawAspect="Content" ObjectID="_1826168305" r:id="rId17"/>
        </w:object>
      </w:r>
    </w:p>
    <w:p w14:paraId="71D5A752"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This diagram illustrates the flow of authentication, device management, policy application, and network filtering between the client’s on-premises infrastructure, Azure AD, Intune, Duo MFA, firewalls, and end-user devices.</w:t>
      </w:r>
    </w:p>
    <w:p w14:paraId="6B37DAF3" w14:textId="49BF2E00" w:rsidR="00CB2EF0" w:rsidRDefault="00CB2EF0" w:rsidP="00C00452">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 legend will define icons representing servers, cloud services, endpoints, and authentication paths. A disclaimer notes that assumptions are made due to no direct environment</w:t>
      </w:r>
      <w:r>
        <w:rPr>
          <w:rFonts w:ascii="Aptos" w:eastAsia="Times New Roman" w:hAnsi="Aptos"/>
          <w:sz w:val="24"/>
          <w:szCs w:val="24"/>
        </w:rPr>
        <w:t xml:space="preserve"> </w:t>
      </w:r>
      <w:r w:rsidRPr="00FB1983">
        <w:rPr>
          <w:rFonts w:ascii="Aptos" w:eastAsia="Times New Roman" w:hAnsi="Aptos"/>
          <w:sz w:val="24"/>
          <w:szCs w:val="24"/>
        </w:rPr>
        <w:t>access at this stage.</w:t>
      </w:r>
      <w:bookmarkStart w:id="45" w:name="_Toc197594141"/>
    </w:p>
    <w:p w14:paraId="36F387B3" w14:textId="77777777" w:rsidR="00C00452" w:rsidRPr="00C00452" w:rsidRDefault="00C00452" w:rsidP="00C00452">
      <w:pPr>
        <w:spacing w:before="100" w:beforeAutospacing="1" w:after="100" w:afterAutospacing="1" w:line="240" w:lineRule="auto"/>
        <w:rPr>
          <w:rFonts w:ascii="Aptos" w:eastAsia="Times New Roman" w:hAnsi="Aptos"/>
          <w:sz w:val="24"/>
          <w:szCs w:val="24"/>
        </w:rPr>
      </w:pPr>
    </w:p>
    <w:p w14:paraId="58D79702" w14:textId="77777777" w:rsidR="00CB2EF0" w:rsidRDefault="00CB2EF0" w:rsidP="00CB2EF0">
      <w:pPr>
        <w:spacing w:before="100" w:beforeAutospacing="1" w:after="100" w:afterAutospacing="1" w:line="240" w:lineRule="auto"/>
        <w:outlineLvl w:val="1"/>
        <w:rPr>
          <w:rFonts w:ascii="Aptos" w:eastAsia="Times New Roman" w:hAnsi="Aptos"/>
          <w:b/>
          <w:bCs/>
          <w:sz w:val="36"/>
          <w:szCs w:val="36"/>
        </w:rPr>
      </w:pPr>
    </w:p>
    <w:p w14:paraId="61C915F2"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46" w:name="_Toc198531857"/>
      <w:r w:rsidRPr="00FB1983">
        <w:rPr>
          <w:rFonts w:ascii="Aptos" w:eastAsia="Times New Roman" w:hAnsi="Aptos"/>
          <w:b/>
          <w:bCs/>
          <w:sz w:val="36"/>
          <w:szCs w:val="36"/>
        </w:rPr>
        <w:lastRenderedPageBreak/>
        <w:t>6. Tenant Onboarding Steps in Azure</w:t>
      </w:r>
      <w:bookmarkEnd w:id="45"/>
      <w:bookmarkEnd w:id="46"/>
    </w:p>
    <w:p w14:paraId="7A5BC62B"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The following steps will be performed to onboard the Microsoft 365 tenant:</w:t>
      </w:r>
    </w:p>
    <w:p w14:paraId="2DCE56FC" w14:textId="77777777" w:rsidR="00CB2EF0" w:rsidRPr="00FB1983" w:rsidRDefault="00CB2EF0" w:rsidP="00077D4B">
      <w:pPr>
        <w:numPr>
          <w:ilvl w:val="0"/>
          <w:numId w:val="30"/>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Confirm global admin access to tenants</w:t>
      </w:r>
    </w:p>
    <w:p w14:paraId="5FEBC2A8" w14:textId="77777777" w:rsidR="00CB2EF0" w:rsidRPr="00FB1983" w:rsidRDefault="00CB2EF0" w:rsidP="00077D4B">
      <w:pPr>
        <w:numPr>
          <w:ilvl w:val="0"/>
          <w:numId w:val="30"/>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Verify primary domain ownership (via DNS TXT record)</w:t>
      </w:r>
    </w:p>
    <w:p w14:paraId="7297A150" w14:textId="77777777" w:rsidR="00CB2EF0" w:rsidRPr="00FB1983" w:rsidRDefault="00CB2EF0" w:rsidP="00077D4B">
      <w:pPr>
        <w:numPr>
          <w:ilvl w:val="0"/>
          <w:numId w:val="30"/>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Add custom domains (if applicable)</w:t>
      </w:r>
    </w:p>
    <w:p w14:paraId="3E1464B0" w14:textId="77777777" w:rsidR="00CB2EF0" w:rsidRPr="00FB1983" w:rsidRDefault="00CB2EF0" w:rsidP="00077D4B">
      <w:pPr>
        <w:numPr>
          <w:ilvl w:val="0"/>
          <w:numId w:val="30"/>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Validate DNS records for Intune endpoints</w:t>
      </w:r>
    </w:p>
    <w:p w14:paraId="2F6779B2" w14:textId="77777777" w:rsidR="00CB2EF0" w:rsidRPr="00FB1983" w:rsidRDefault="00CB2EF0" w:rsidP="00077D4B">
      <w:pPr>
        <w:numPr>
          <w:ilvl w:val="0"/>
          <w:numId w:val="30"/>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Set baseline security defaults (MFA for admin accounts, password policies</w:t>
      </w:r>
      <w:r>
        <w:rPr>
          <w:rFonts w:ascii="Aptos" w:eastAsia="Times New Roman" w:hAnsi="Aptos"/>
          <w:sz w:val="24"/>
          <w:szCs w:val="24"/>
        </w:rPr>
        <w:t xml:space="preserve"> as per NWR standard password management</w:t>
      </w:r>
      <w:r w:rsidRPr="00FB1983">
        <w:rPr>
          <w:rFonts w:ascii="Aptos" w:eastAsia="Times New Roman" w:hAnsi="Aptos"/>
          <w:sz w:val="24"/>
          <w:szCs w:val="24"/>
        </w:rPr>
        <w:t>)</w:t>
      </w:r>
    </w:p>
    <w:p w14:paraId="2FB47FA0" w14:textId="77777777" w:rsidR="00CB2EF0" w:rsidRPr="00FB1983" w:rsidRDefault="00CB2EF0" w:rsidP="00077D4B">
      <w:pPr>
        <w:numPr>
          <w:ilvl w:val="0"/>
          <w:numId w:val="30"/>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Assign required Intune licenses to pilot users/devices</w:t>
      </w:r>
    </w:p>
    <w:p w14:paraId="3A90EE6C" w14:textId="77777777" w:rsidR="00CB2EF0" w:rsidRPr="00FB1983" w:rsidRDefault="00CB2EF0" w:rsidP="00077D4B">
      <w:pPr>
        <w:numPr>
          <w:ilvl w:val="0"/>
          <w:numId w:val="30"/>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Enable Microsoft Intune MDM authority</w:t>
      </w:r>
    </w:p>
    <w:p w14:paraId="65178225" w14:textId="77777777" w:rsidR="00CB2EF0" w:rsidRPr="00FB1983" w:rsidRDefault="00CB2EF0" w:rsidP="00077D4B">
      <w:pPr>
        <w:numPr>
          <w:ilvl w:val="0"/>
          <w:numId w:val="30"/>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Review conditional access baseline policies</w:t>
      </w:r>
    </w:p>
    <w:p w14:paraId="51E8A845" w14:textId="77777777" w:rsidR="00CB2EF0" w:rsidRPr="00FB1983" w:rsidRDefault="00CB2EF0" w:rsidP="00077D4B">
      <w:pPr>
        <w:numPr>
          <w:ilvl w:val="0"/>
          <w:numId w:val="30"/>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Validate admin roles and permissions</w:t>
      </w:r>
    </w:p>
    <w:p w14:paraId="658C4F4F"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Pr>
          <w:rFonts w:ascii="Aptos" w:eastAsia="Times New Roman" w:hAnsi="Aptos"/>
          <w:b/>
          <w:bCs/>
          <w:sz w:val="24"/>
          <w:szCs w:val="24"/>
        </w:rPr>
        <w:t xml:space="preserve">NWR </w:t>
      </w:r>
      <w:r w:rsidRPr="00FB1983">
        <w:rPr>
          <w:rFonts w:ascii="Aptos" w:eastAsia="Times New Roman" w:hAnsi="Aptos"/>
          <w:b/>
          <w:bCs/>
          <w:sz w:val="24"/>
          <w:szCs w:val="24"/>
        </w:rPr>
        <w:t>specific tenant name and DNS record details</w:t>
      </w:r>
    </w:p>
    <w:p w14:paraId="52CB6749"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47" w:name="_Toc197594142"/>
      <w:bookmarkStart w:id="48" w:name="_Toc198531858"/>
      <w:r w:rsidRPr="00FB1983">
        <w:rPr>
          <w:rFonts w:ascii="Aptos" w:eastAsia="Times New Roman" w:hAnsi="Aptos"/>
          <w:b/>
          <w:bCs/>
          <w:sz w:val="36"/>
          <w:szCs w:val="36"/>
        </w:rPr>
        <w:t>7. Identity &amp; Directory Integration</w:t>
      </w:r>
      <w:bookmarkEnd w:id="47"/>
      <w:bookmarkEnd w:id="48"/>
    </w:p>
    <w:p w14:paraId="60463056" w14:textId="710F5797" w:rsidR="00CB2EF0" w:rsidRDefault="00CB2EF0" w:rsidP="00CB2EF0">
      <w:pPr>
        <w:spacing w:before="100" w:beforeAutospacing="1" w:after="100" w:afterAutospacing="1" w:line="240" w:lineRule="auto"/>
        <w:rPr>
          <w:ins w:id="49" w:author="Olli Ojala | Orro" w:date="2025-10-08T09:36:00Z" w16du:dateUtc="2025-10-07T23:36:00Z"/>
          <w:rFonts w:ascii="Aptos" w:eastAsia="Times New Roman" w:hAnsi="Aptos"/>
          <w:sz w:val="24"/>
          <w:szCs w:val="24"/>
        </w:rPr>
      </w:pPr>
      <w:r w:rsidRPr="00FB1983">
        <w:rPr>
          <w:rFonts w:ascii="Aptos" w:eastAsia="Times New Roman" w:hAnsi="Aptos"/>
          <w:sz w:val="24"/>
          <w:szCs w:val="24"/>
        </w:rPr>
        <w:t>Azure AD Connect will synchronize on-premises AD with Azure AD using password hash sync. Azure AD Connect will be configured for password hash synchronization to replicate user accounts and passwords from on-premises Active Directory to Azure AD.</w:t>
      </w:r>
      <w:ins w:id="50" w:author="Olli Ojala | Orro" w:date="2025-09-23T15:30:00Z" w16du:dateUtc="2025-09-23T05:30:00Z">
        <w:r w:rsidR="00315070">
          <w:rPr>
            <w:rFonts w:ascii="Aptos" w:eastAsia="Times New Roman" w:hAnsi="Aptos"/>
            <w:sz w:val="24"/>
            <w:szCs w:val="24"/>
          </w:rPr>
          <w:t xml:space="preserve"> </w:t>
        </w:r>
        <w:r w:rsidR="005F0C8F">
          <w:rPr>
            <w:rFonts w:ascii="Aptos" w:eastAsia="Times New Roman" w:hAnsi="Aptos"/>
            <w:sz w:val="24"/>
            <w:szCs w:val="24"/>
          </w:rPr>
          <w:t xml:space="preserve">For the initial configuration of Entra Connect Orro requires a </w:t>
        </w:r>
      </w:ins>
      <w:ins w:id="51" w:author="Olli Ojala | Orro" w:date="2025-09-23T15:43:00Z" w16du:dateUtc="2025-09-23T05:43:00Z">
        <w:r w:rsidR="00821B27">
          <w:rPr>
            <w:rFonts w:ascii="Aptos" w:eastAsia="Times New Roman" w:hAnsi="Aptos"/>
            <w:sz w:val="24"/>
            <w:szCs w:val="24"/>
          </w:rPr>
          <w:t>Domain Admin permission</w:t>
        </w:r>
      </w:ins>
      <w:ins w:id="52" w:author="Olli Ojala | Orro" w:date="2025-09-23T15:30:00Z" w16du:dateUtc="2025-09-23T05:30:00Z">
        <w:r w:rsidR="005F0C8F">
          <w:rPr>
            <w:rFonts w:ascii="Aptos" w:eastAsia="Times New Roman" w:hAnsi="Aptos"/>
            <w:sz w:val="24"/>
            <w:szCs w:val="24"/>
          </w:rPr>
          <w:t>. These permissions can be revo</w:t>
        </w:r>
        <w:r w:rsidR="002D68FB">
          <w:rPr>
            <w:rFonts w:ascii="Aptos" w:eastAsia="Times New Roman" w:hAnsi="Aptos"/>
            <w:sz w:val="24"/>
            <w:szCs w:val="24"/>
          </w:rPr>
          <w:t>ked after the project completion</w:t>
        </w:r>
      </w:ins>
      <w:ins w:id="53" w:author="Olli Ojala | Orro" w:date="2025-09-23T15:31:00Z" w16du:dateUtc="2025-09-23T05:31:00Z">
        <w:r w:rsidR="002D68FB">
          <w:rPr>
            <w:rFonts w:ascii="Aptos" w:eastAsia="Times New Roman" w:hAnsi="Aptos"/>
            <w:sz w:val="24"/>
            <w:szCs w:val="24"/>
          </w:rPr>
          <w:t>.</w:t>
        </w:r>
      </w:ins>
      <w:r w:rsidRPr="00FB1983">
        <w:rPr>
          <w:rFonts w:ascii="Aptos" w:eastAsia="Times New Roman" w:hAnsi="Aptos"/>
          <w:sz w:val="24"/>
          <w:szCs w:val="24"/>
        </w:rPr>
        <w:t xml:space="preserve"> </w:t>
      </w:r>
      <w:ins w:id="54" w:author="Olli Ojala | Orro" w:date="2025-09-23T15:31:00Z" w16du:dateUtc="2025-09-23T05:31:00Z">
        <w:r w:rsidR="00D44BB4">
          <w:rPr>
            <w:rFonts w:ascii="Aptos" w:eastAsia="Times New Roman" w:hAnsi="Aptos"/>
            <w:sz w:val="24"/>
            <w:szCs w:val="24"/>
          </w:rPr>
          <w:t>Entra Connect us</w:t>
        </w:r>
      </w:ins>
      <w:ins w:id="55" w:author="Olli Ojala | Orro" w:date="2025-09-23T15:32:00Z" w16du:dateUtc="2025-09-23T05:32:00Z">
        <w:r w:rsidR="00D44BB4">
          <w:rPr>
            <w:rFonts w:ascii="Aptos" w:eastAsia="Times New Roman" w:hAnsi="Aptos"/>
            <w:sz w:val="24"/>
            <w:szCs w:val="24"/>
          </w:rPr>
          <w:t xml:space="preserve">es service account to </w:t>
        </w:r>
        <w:r w:rsidR="00D428E7">
          <w:rPr>
            <w:rFonts w:ascii="Aptos" w:eastAsia="Times New Roman" w:hAnsi="Aptos"/>
            <w:sz w:val="24"/>
            <w:szCs w:val="24"/>
          </w:rPr>
          <w:t>connect on-premises AD to Entra ID</w:t>
        </w:r>
      </w:ins>
      <w:ins w:id="56" w:author="Olli Ojala | Orro" w:date="2025-09-23T15:48:00Z" w16du:dateUtc="2025-09-23T05:48:00Z">
        <w:r w:rsidR="009D3252">
          <w:rPr>
            <w:rFonts w:ascii="Aptos" w:eastAsia="Times New Roman" w:hAnsi="Aptos"/>
            <w:sz w:val="24"/>
            <w:szCs w:val="24"/>
          </w:rPr>
          <w:t xml:space="preserve">. Detailed requirements </w:t>
        </w:r>
      </w:ins>
      <w:ins w:id="57" w:author="Olli Ojala | Orro" w:date="2025-09-23T15:49:00Z" w16du:dateUtc="2025-09-23T05:49:00Z">
        <w:r w:rsidR="009D3252">
          <w:rPr>
            <w:rFonts w:ascii="Aptos" w:eastAsia="Times New Roman" w:hAnsi="Aptos"/>
            <w:sz w:val="24"/>
            <w:szCs w:val="24"/>
          </w:rPr>
          <w:t>for Entra Connect permissions are documented on the Ref 1.</w:t>
        </w:r>
      </w:ins>
      <w:ins w:id="58" w:author="Olli Ojala | Orro" w:date="2025-09-23T15:32:00Z" w16du:dateUtc="2025-09-23T05:32:00Z">
        <w:r w:rsidR="0037319D">
          <w:rPr>
            <w:rFonts w:ascii="Aptos" w:eastAsia="Times New Roman" w:hAnsi="Aptos"/>
            <w:sz w:val="24"/>
            <w:szCs w:val="24"/>
          </w:rPr>
          <w:t xml:space="preserve">  </w:t>
        </w:r>
      </w:ins>
      <w:r w:rsidRPr="00FB1983">
        <w:rPr>
          <w:rFonts w:ascii="Aptos" w:eastAsia="Times New Roman" w:hAnsi="Aptos"/>
          <w:sz w:val="24"/>
          <w:szCs w:val="24"/>
        </w:rPr>
        <w:t>Hybrid Azure AD Join will allow devices to be recognized by both directories.</w:t>
      </w:r>
    </w:p>
    <w:p w14:paraId="59734E64" w14:textId="247C1FFB" w:rsidR="0009720F" w:rsidRPr="00FB1983" w:rsidRDefault="00BA2DCD" w:rsidP="00CB2EF0">
      <w:pPr>
        <w:spacing w:before="100" w:beforeAutospacing="1" w:after="100" w:afterAutospacing="1" w:line="240" w:lineRule="auto"/>
        <w:rPr>
          <w:rFonts w:ascii="Aptos" w:eastAsia="Times New Roman" w:hAnsi="Aptos"/>
          <w:sz w:val="24"/>
          <w:szCs w:val="24"/>
        </w:rPr>
      </w:pPr>
      <w:ins w:id="59" w:author="Olli Ojala | Orro" w:date="2025-10-09T09:24:00Z">
        <w:r w:rsidRPr="00BA2DCD">
          <w:rPr>
            <w:rFonts w:ascii="Aptos" w:eastAsia="Times New Roman" w:hAnsi="Aptos"/>
            <w:sz w:val="24"/>
            <w:szCs w:val="24"/>
          </w:rPr>
          <w:t>Implementing Intune management for on-premises laptops requires network connectivity between the cloud service and the on-premises Active Directory, which introduces potential exposure of the AD infrastructure to external threats. To minimize this risk, the solution will implement strict firewall rules limiting connectivity to only required ports and protocols, use least-privilege service accounts</w:t>
        </w:r>
      </w:ins>
      <w:ins w:id="60" w:author="Olli Ojala | Orro" w:date="2025-10-09T09:25:00Z" w16du:dateUtc="2025-10-08T23:25:00Z">
        <w:r w:rsidR="0066268C">
          <w:rPr>
            <w:rFonts w:ascii="Aptos" w:eastAsia="Times New Roman" w:hAnsi="Aptos"/>
            <w:sz w:val="24"/>
            <w:szCs w:val="24"/>
          </w:rPr>
          <w:t xml:space="preserve"> </w:t>
        </w:r>
      </w:ins>
      <w:ins w:id="61" w:author="Olli Ojala | Orro" w:date="2025-10-09T09:24:00Z">
        <w:r w:rsidRPr="00BA2DCD">
          <w:rPr>
            <w:rFonts w:ascii="Aptos" w:eastAsia="Times New Roman" w:hAnsi="Aptos"/>
            <w:sz w:val="24"/>
            <w:szCs w:val="24"/>
          </w:rPr>
          <w:t>and implement continuous monitoring and logging of all cloud-to-on-prem traffic.</w:t>
        </w:r>
      </w:ins>
    </w:p>
    <w:p w14:paraId="7FB944C1"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Duo MFA will continue as the authentication layer for</w:t>
      </w:r>
      <w:r>
        <w:rPr>
          <w:rFonts w:ascii="Aptos" w:eastAsia="Times New Roman" w:hAnsi="Aptos"/>
          <w:sz w:val="24"/>
          <w:szCs w:val="24"/>
        </w:rPr>
        <w:t xml:space="preserve"> </w:t>
      </w:r>
      <w:r w:rsidRPr="00A67991">
        <w:rPr>
          <w:rFonts w:ascii="Aptos" w:eastAsia="Times New Roman" w:hAnsi="Aptos"/>
          <w:sz w:val="24"/>
          <w:szCs w:val="24"/>
          <w:highlight w:val="yellow"/>
        </w:rPr>
        <w:t>remote services (VPN/Bastian Host and Share File)</w:t>
      </w:r>
      <w:r w:rsidRPr="00FB1983">
        <w:rPr>
          <w:rFonts w:ascii="Aptos" w:eastAsia="Times New Roman" w:hAnsi="Aptos"/>
          <w:sz w:val="24"/>
          <w:szCs w:val="24"/>
        </w:rPr>
        <w:t xml:space="preserve">. Compatibility testing will ensure no conflicts arise with hybrid join or Intune </w:t>
      </w:r>
      <w:proofErr w:type="spellStart"/>
      <w:r w:rsidRPr="00FB1983">
        <w:rPr>
          <w:rFonts w:ascii="Aptos" w:eastAsia="Times New Roman" w:hAnsi="Aptos"/>
          <w:sz w:val="24"/>
          <w:szCs w:val="24"/>
        </w:rPr>
        <w:t>enrollment</w:t>
      </w:r>
      <w:proofErr w:type="spellEnd"/>
      <w:r w:rsidRPr="00FB1983">
        <w:rPr>
          <w:rFonts w:ascii="Aptos" w:eastAsia="Times New Roman" w:hAnsi="Aptos"/>
          <w:sz w:val="24"/>
          <w:szCs w:val="24"/>
        </w:rPr>
        <w:t xml:space="preserve"> processes.</w:t>
      </w:r>
    </w:p>
    <w:p w14:paraId="018FA770" w14:textId="77777777" w:rsidR="00CB2EF0" w:rsidRPr="00FB1983" w:rsidRDefault="00CB2EF0" w:rsidP="00CB2EF0">
      <w:pPr>
        <w:spacing w:before="100" w:beforeAutospacing="1" w:after="100" w:afterAutospacing="1" w:line="240" w:lineRule="auto"/>
        <w:ind w:firstLine="720"/>
        <w:outlineLvl w:val="2"/>
        <w:rPr>
          <w:rFonts w:ascii="Aptos" w:eastAsia="Times New Roman" w:hAnsi="Aptos"/>
          <w:b/>
          <w:bCs/>
          <w:sz w:val="27"/>
          <w:szCs w:val="27"/>
        </w:rPr>
      </w:pPr>
      <w:bookmarkStart w:id="62" w:name="_Toc197594143"/>
      <w:bookmarkStart w:id="63" w:name="_Toc198531859"/>
      <w:r w:rsidRPr="00FB1983">
        <w:rPr>
          <w:rFonts w:ascii="Aptos" w:eastAsia="Times New Roman" w:hAnsi="Aptos"/>
          <w:b/>
          <w:bCs/>
          <w:sz w:val="27"/>
          <w:szCs w:val="27"/>
        </w:rPr>
        <w:t>7.1 Entra ID (Azure AD) Prerequisites:</w:t>
      </w:r>
      <w:bookmarkEnd w:id="62"/>
      <w:bookmarkEnd w:id="63"/>
    </w:p>
    <w:tbl>
      <w:tblPr>
        <w:tblStyle w:val="GridTable1Light-Accent5"/>
        <w:tblW w:w="0" w:type="auto"/>
        <w:tblLook w:val="04A0" w:firstRow="1" w:lastRow="0" w:firstColumn="1" w:lastColumn="0" w:noHBand="0" w:noVBand="1"/>
      </w:tblPr>
      <w:tblGrid>
        <w:gridCol w:w="2569"/>
        <w:gridCol w:w="5459"/>
      </w:tblGrid>
      <w:tr w:rsidR="00CB2EF0" w:rsidRPr="00FB1983" w14:paraId="17DC47C5"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728F5" w14:textId="77777777" w:rsidR="00CB2EF0" w:rsidRPr="00FB1983" w:rsidRDefault="00CB2EF0" w:rsidP="00F93CDA">
            <w:pPr>
              <w:jc w:val="center"/>
              <w:rPr>
                <w:rFonts w:ascii="Aptos" w:eastAsia="Times New Roman" w:hAnsi="Aptos"/>
                <w:sz w:val="24"/>
                <w:szCs w:val="24"/>
              </w:rPr>
            </w:pPr>
            <w:r w:rsidRPr="00FB1983">
              <w:rPr>
                <w:rFonts w:ascii="Aptos" w:eastAsia="Times New Roman" w:hAnsi="Aptos"/>
                <w:sz w:val="24"/>
                <w:szCs w:val="24"/>
              </w:rPr>
              <w:t>Prerequisite</w:t>
            </w:r>
          </w:p>
        </w:tc>
        <w:tc>
          <w:tcPr>
            <w:tcW w:w="0" w:type="auto"/>
            <w:hideMark/>
          </w:tcPr>
          <w:p w14:paraId="368B44D4" w14:textId="77777777" w:rsidR="00CB2EF0" w:rsidRPr="00FB1983" w:rsidRDefault="00CB2EF0" w:rsidP="00F93CDA">
            <w:pPr>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Detail</w:t>
            </w:r>
          </w:p>
        </w:tc>
      </w:tr>
      <w:tr w:rsidR="00CB2EF0" w:rsidRPr="00FB1983" w14:paraId="149893F2"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78BA005E"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Supported OS</w:t>
            </w:r>
          </w:p>
        </w:tc>
        <w:tc>
          <w:tcPr>
            <w:tcW w:w="0" w:type="auto"/>
            <w:hideMark/>
          </w:tcPr>
          <w:p w14:paraId="12AD1202"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Windows 10/11 Pro or Enterprise</w:t>
            </w:r>
          </w:p>
        </w:tc>
      </w:tr>
      <w:tr w:rsidR="00CB2EF0" w:rsidRPr="00FB1983" w14:paraId="6EBD48F9"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3C706DC0"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DNS Resolution</w:t>
            </w:r>
          </w:p>
        </w:tc>
        <w:tc>
          <w:tcPr>
            <w:tcW w:w="0" w:type="auto"/>
            <w:hideMark/>
          </w:tcPr>
          <w:p w14:paraId="402F397D"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Confirmed for *.microsoftonline.com, *.azure.com</w:t>
            </w:r>
          </w:p>
        </w:tc>
      </w:tr>
      <w:tr w:rsidR="00CB2EF0" w:rsidRPr="00FB1983" w14:paraId="5C933B59"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6EA56D1E"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Firewall Ports</w:t>
            </w:r>
          </w:p>
        </w:tc>
        <w:tc>
          <w:tcPr>
            <w:tcW w:w="0" w:type="auto"/>
            <w:hideMark/>
          </w:tcPr>
          <w:p w14:paraId="5B58110E"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Ports 443, 80 open outbound to Azure endpoints</w:t>
            </w:r>
          </w:p>
        </w:tc>
      </w:tr>
      <w:tr w:rsidR="00CB2EF0" w:rsidRPr="00FB1983" w14:paraId="396FAD71"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1758A970"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TLS Requirements</w:t>
            </w:r>
          </w:p>
        </w:tc>
        <w:tc>
          <w:tcPr>
            <w:tcW w:w="0" w:type="auto"/>
            <w:hideMark/>
          </w:tcPr>
          <w:p w14:paraId="3F68FAF0"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TLS 1.2 minimum supported</w:t>
            </w:r>
          </w:p>
        </w:tc>
      </w:tr>
      <w:tr w:rsidR="00CB2EF0" w:rsidRPr="00FB1983" w14:paraId="29ED6EEC"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0C5DA33E"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Time Synchronization</w:t>
            </w:r>
          </w:p>
        </w:tc>
        <w:tc>
          <w:tcPr>
            <w:tcW w:w="0" w:type="auto"/>
            <w:hideMark/>
          </w:tcPr>
          <w:p w14:paraId="7F4C372B"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AD servers synchronized within 5 minutes drift</w:t>
            </w:r>
          </w:p>
        </w:tc>
      </w:tr>
    </w:tbl>
    <w:p w14:paraId="6ABA3A59" w14:textId="2BDD346C"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lastRenderedPageBreak/>
        <w:t>Azure AD Connect will be configured for password hash sync. Hybrid Azure AD Join will be enabled for Windows devices. Existing GPOs will be reviewed for conflicts.</w:t>
      </w:r>
    </w:p>
    <w:p w14:paraId="055D634B" w14:textId="77777777" w:rsidR="00CB2EF0" w:rsidRPr="00FB1983" w:rsidRDefault="00CB2EF0" w:rsidP="00CB2EF0">
      <w:pPr>
        <w:spacing w:before="100" w:beforeAutospacing="1" w:after="100" w:afterAutospacing="1" w:line="240" w:lineRule="auto"/>
        <w:ind w:firstLine="720"/>
        <w:outlineLvl w:val="2"/>
        <w:rPr>
          <w:rFonts w:ascii="Aptos" w:eastAsia="Times New Roman" w:hAnsi="Aptos"/>
          <w:b/>
          <w:bCs/>
          <w:sz w:val="27"/>
          <w:szCs w:val="27"/>
        </w:rPr>
      </w:pPr>
      <w:bookmarkStart w:id="64" w:name="_Toc197594144"/>
      <w:bookmarkStart w:id="65" w:name="_Toc198531860"/>
      <w:r w:rsidRPr="00FB1983">
        <w:rPr>
          <w:rFonts w:ascii="Aptos" w:eastAsia="Times New Roman" w:hAnsi="Aptos"/>
          <w:b/>
          <w:bCs/>
          <w:sz w:val="27"/>
          <w:szCs w:val="27"/>
        </w:rPr>
        <w:t>7.2</w:t>
      </w:r>
      <w:r w:rsidRPr="00FB1983">
        <w:rPr>
          <w:rFonts w:ascii="Aptos" w:hAnsi="Aptos"/>
        </w:rPr>
        <w:t xml:space="preserve"> </w:t>
      </w:r>
      <w:r w:rsidRPr="00FB1983">
        <w:rPr>
          <w:rFonts w:ascii="Aptos" w:eastAsia="Times New Roman" w:hAnsi="Aptos"/>
          <w:b/>
          <w:bCs/>
          <w:sz w:val="27"/>
          <w:szCs w:val="27"/>
        </w:rPr>
        <w:t>Directory Integration Details Table</w:t>
      </w:r>
      <w:bookmarkEnd w:id="64"/>
      <w:bookmarkEnd w:id="65"/>
    </w:p>
    <w:tbl>
      <w:tblPr>
        <w:tblStyle w:val="GridTable1Light-Accent5"/>
        <w:tblW w:w="0" w:type="auto"/>
        <w:tblLook w:val="04A0" w:firstRow="1" w:lastRow="0" w:firstColumn="1" w:lastColumn="0" w:noHBand="0" w:noVBand="1"/>
      </w:tblPr>
      <w:tblGrid>
        <w:gridCol w:w="2365"/>
        <w:gridCol w:w="2026"/>
      </w:tblGrid>
      <w:tr w:rsidR="00CB2EF0" w:rsidRPr="00FB1983" w14:paraId="18B86016"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6EA7E"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Setting</w:t>
            </w:r>
          </w:p>
        </w:tc>
        <w:tc>
          <w:tcPr>
            <w:tcW w:w="0" w:type="auto"/>
            <w:hideMark/>
          </w:tcPr>
          <w:p w14:paraId="064ED119"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Value/Config</w:t>
            </w:r>
          </w:p>
        </w:tc>
      </w:tr>
      <w:tr w:rsidR="00CB2EF0" w:rsidRPr="00FB1983" w14:paraId="6A6202CF"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744AE1B7"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Sync Scope</w:t>
            </w:r>
          </w:p>
        </w:tc>
        <w:tc>
          <w:tcPr>
            <w:tcW w:w="0" w:type="auto"/>
            <w:hideMark/>
          </w:tcPr>
          <w:p w14:paraId="77C20C62"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 OU scope]</w:t>
            </w:r>
          </w:p>
        </w:tc>
      </w:tr>
      <w:tr w:rsidR="00CB2EF0" w:rsidRPr="00FB1983" w14:paraId="489B382F"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4D12BF1A"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Hybrid Join Enabled</w:t>
            </w:r>
          </w:p>
        </w:tc>
        <w:tc>
          <w:tcPr>
            <w:tcW w:w="0" w:type="auto"/>
            <w:hideMark/>
          </w:tcPr>
          <w:p w14:paraId="633A249B"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[Yes/No]</w:t>
            </w:r>
          </w:p>
        </w:tc>
      </w:tr>
      <w:tr w:rsidR="00CB2EF0" w:rsidRPr="00FB1983" w14:paraId="19AFBFBD"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05C72FCE"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Password Sync</w:t>
            </w:r>
          </w:p>
        </w:tc>
        <w:tc>
          <w:tcPr>
            <w:tcW w:w="0" w:type="auto"/>
            <w:hideMark/>
          </w:tcPr>
          <w:p w14:paraId="4581A550"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[Yes/No]</w:t>
            </w:r>
          </w:p>
        </w:tc>
      </w:tr>
    </w:tbl>
    <w:p w14:paraId="065B68B1"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b/>
          <w:bCs/>
          <w:sz w:val="36"/>
          <w:szCs w:val="36"/>
        </w:rPr>
        <w:t>8. Device Management</w:t>
      </w:r>
      <w:r w:rsidRPr="00FB1983">
        <w:rPr>
          <w:rFonts w:ascii="Aptos" w:eastAsia="Times New Roman" w:hAnsi="Aptos"/>
          <w:sz w:val="24"/>
          <w:szCs w:val="24"/>
        </w:rPr>
        <w:t xml:space="preserve"> </w:t>
      </w:r>
    </w:p>
    <w:p w14:paraId="7BCBF629"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Devices will be manually enrolled into Intune post-hybrid join configuration. Compliance policies enforced through Intune will include:</w:t>
      </w:r>
    </w:p>
    <w:p w14:paraId="5AAF7502" w14:textId="77777777" w:rsidR="00CB2EF0" w:rsidRPr="00FB1983" w:rsidRDefault="00CB2EF0" w:rsidP="00077D4B">
      <w:pPr>
        <w:numPr>
          <w:ilvl w:val="0"/>
          <w:numId w:val="25"/>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Mandatory BitLocker encryption.</w:t>
      </w:r>
    </w:p>
    <w:p w14:paraId="1828C025" w14:textId="77777777" w:rsidR="00CB2EF0" w:rsidRPr="00FB1983" w:rsidRDefault="00CB2EF0" w:rsidP="00077D4B">
      <w:pPr>
        <w:numPr>
          <w:ilvl w:val="0"/>
          <w:numId w:val="25"/>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Active Microsoft Defender Antivirus.</w:t>
      </w:r>
    </w:p>
    <w:p w14:paraId="6E600CED" w14:textId="77777777" w:rsidR="00CB2EF0" w:rsidRPr="00FB1983" w:rsidRDefault="00CB2EF0" w:rsidP="00077D4B">
      <w:pPr>
        <w:numPr>
          <w:ilvl w:val="0"/>
          <w:numId w:val="25"/>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Enabled Windows Firewall.</w:t>
      </w:r>
    </w:p>
    <w:p w14:paraId="75DCD6DB" w14:textId="77777777" w:rsidR="00CB2EF0" w:rsidRPr="00E04595" w:rsidRDefault="00CB2EF0" w:rsidP="00077D4B">
      <w:pPr>
        <w:numPr>
          <w:ilvl w:val="0"/>
          <w:numId w:val="25"/>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Minimum password and PIN complexity.</w:t>
      </w:r>
    </w:p>
    <w:tbl>
      <w:tblPr>
        <w:tblStyle w:val="GridTable1Light-Accent5"/>
        <w:tblW w:w="0" w:type="auto"/>
        <w:tblLook w:val="04A0" w:firstRow="1" w:lastRow="0" w:firstColumn="1" w:lastColumn="0" w:noHBand="0" w:noVBand="1"/>
      </w:tblPr>
      <w:tblGrid>
        <w:gridCol w:w="1669"/>
        <w:gridCol w:w="1111"/>
        <w:gridCol w:w="1940"/>
        <w:gridCol w:w="953"/>
      </w:tblGrid>
      <w:tr w:rsidR="00CB2EF0" w:rsidRPr="00FB1983" w14:paraId="187E61BA"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B8C04"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Device Name</w:t>
            </w:r>
          </w:p>
        </w:tc>
        <w:tc>
          <w:tcPr>
            <w:tcW w:w="0" w:type="auto"/>
            <w:hideMark/>
          </w:tcPr>
          <w:p w14:paraId="05A7440F"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OU Path</w:t>
            </w:r>
          </w:p>
        </w:tc>
        <w:tc>
          <w:tcPr>
            <w:tcW w:w="0" w:type="auto"/>
            <w:hideMark/>
          </w:tcPr>
          <w:p w14:paraId="7CEA9550"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Assigned Group</w:t>
            </w:r>
          </w:p>
        </w:tc>
        <w:tc>
          <w:tcPr>
            <w:tcW w:w="0" w:type="auto"/>
            <w:hideMark/>
          </w:tcPr>
          <w:p w14:paraId="4E6F2229"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Notes</w:t>
            </w:r>
          </w:p>
        </w:tc>
      </w:tr>
      <w:tr w:rsidR="00CB2EF0" w:rsidRPr="00FB1983" w14:paraId="4F3587D3"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4377E673"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[Device1]</w:t>
            </w:r>
          </w:p>
        </w:tc>
        <w:tc>
          <w:tcPr>
            <w:tcW w:w="0" w:type="auto"/>
            <w:hideMark/>
          </w:tcPr>
          <w:p w14:paraId="69D0A75C"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w:t>
            </w:r>
          </w:p>
        </w:tc>
        <w:tc>
          <w:tcPr>
            <w:tcW w:w="0" w:type="auto"/>
            <w:hideMark/>
          </w:tcPr>
          <w:p w14:paraId="04B16F9C"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w:t>
            </w:r>
          </w:p>
        </w:tc>
        <w:tc>
          <w:tcPr>
            <w:tcW w:w="0" w:type="auto"/>
            <w:hideMark/>
          </w:tcPr>
          <w:p w14:paraId="26135877"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w:t>
            </w:r>
          </w:p>
        </w:tc>
      </w:tr>
    </w:tbl>
    <w:p w14:paraId="53A88524"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Configuration profiles include:</w:t>
      </w:r>
    </w:p>
    <w:p w14:paraId="0308879B" w14:textId="77777777" w:rsidR="00CB2EF0" w:rsidRPr="00A67991" w:rsidRDefault="00CB2EF0" w:rsidP="00077D4B">
      <w:pPr>
        <w:numPr>
          <w:ilvl w:val="0"/>
          <w:numId w:val="26"/>
        </w:numPr>
        <w:spacing w:before="100" w:beforeAutospacing="1" w:after="100" w:afterAutospacing="1" w:line="240" w:lineRule="auto"/>
        <w:rPr>
          <w:rFonts w:ascii="Aptos" w:eastAsia="Times New Roman" w:hAnsi="Aptos"/>
          <w:sz w:val="24"/>
          <w:szCs w:val="24"/>
          <w:highlight w:val="yellow"/>
        </w:rPr>
      </w:pPr>
      <w:r w:rsidRPr="00A67991">
        <w:rPr>
          <w:rFonts w:ascii="Aptos" w:eastAsia="Times New Roman" w:hAnsi="Aptos"/>
          <w:sz w:val="24"/>
          <w:szCs w:val="24"/>
          <w:highlight w:val="yellow"/>
        </w:rPr>
        <w:t>Mandatory checks of S1 and R7 agent existence and operation</w:t>
      </w:r>
    </w:p>
    <w:p w14:paraId="7946EA65" w14:textId="77777777" w:rsidR="00CB2EF0" w:rsidRPr="00154C46" w:rsidRDefault="00CB2EF0" w:rsidP="00077D4B">
      <w:pPr>
        <w:numPr>
          <w:ilvl w:val="0"/>
          <w:numId w:val="26"/>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Shared device mode</w:t>
      </w:r>
    </w:p>
    <w:p w14:paraId="309B2187" w14:textId="77777777" w:rsidR="00CB2EF0" w:rsidRPr="00FB1983" w:rsidRDefault="00CB2EF0" w:rsidP="00077D4B">
      <w:pPr>
        <w:numPr>
          <w:ilvl w:val="0"/>
          <w:numId w:val="26"/>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Auto-lock &amp; sign-out</w:t>
      </w:r>
    </w:p>
    <w:p w14:paraId="4A61F3C3" w14:textId="77777777" w:rsidR="00CB2EF0" w:rsidRPr="00FB1983" w:rsidRDefault="00CB2EF0" w:rsidP="00077D4B">
      <w:pPr>
        <w:numPr>
          <w:ilvl w:val="0"/>
          <w:numId w:val="26"/>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Removal of local admin</w:t>
      </w:r>
    </w:p>
    <w:p w14:paraId="2AD150C4" w14:textId="77777777" w:rsidR="00CB2EF0" w:rsidRPr="00FB1983" w:rsidRDefault="00CB2EF0" w:rsidP="00077D4B">
      <w:pPr>
        <w:numPr>
          <w:ilvl w:val="0"/>
          <w:numId w:val="26"/>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VPN/Wi-Fi profiles</w:t>
      </w:r>
      <w:r>
        <w:rPr>
          <w:rFonts w:ascii="Aptos" w:eastAsia="Times New Roman" w:hAnsi="Aptos"/>
          <w:sz w:val="24"/>
          <w:szCs w:val="24"/>
        </w:rPr>
        <w:t xml:space="preserve"> </w:t>
      </w:r>
      <w:r w:rsidRPr="007B0AB7">
        <w:rPr>
          <w:rFonts w:ascii="Aptos" w:eastAsia="Times New Roman" w:hAnsi="Aptos"/>
          <w:sz w:val="24"/>
          <w:szCs w:val="24"/>
          <w:highlight w:val="yellow"/>
        </w:rPr>
        <w:t>(Use cases gathering of engineers for internet usage when on road need to be discussed)</w:t>
      </w:r>
    </w:p>
    <w:p w14:paraId="3B142946" w14:textId="77777777" w:rsidR="00CB2EF0"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b/>
          <w:bCs/>
          <w:sz w:val="24"/>
          <w:szCs w:val="24"/>
        </w:rPr>
        <w:t xml:space="preserve">Screenshot </w:t>
      </w:r>
      <w:r>
        <w:rPr>
          <w:rFonts w:ascii="Aptos" w:eastAsia="Times New Roman" w:hAnsi="Aptos"/>
          <w:b/>
          <w:bCs/>
          <w:sz w:val="24"/>
          <w:szCs w:val="24"/>
        </w:rPr>
        <w:t>NWR</w:t>
      </w:r>
      <w:r w:rsidRPr="00FB1983">
        <w:rPr>
          <w:rFonts w:ascii="Aptos" w:eastAsia="Times New Roman" w:hAnsi="Aptos"/>
          <w:b/>
          <w:bCs/>
          <w:sz w:val="24"/>
          <w:szCs w:val="24"/>
        </w:rPr>
        <w:t>:</w:t>
      </w:r>
      <w:r w:rsidRPr="00FB1983">
        <w:rPr>
          <w:rFonts w:ascii="Aptos" w:eastAsia="Times New Roman" w:hAnsi="Aptos"/>
          <w:sz w:val="24"/>
          <w:szCs w:val="24"/>
        </w:rPr>
        <w:t xml:space="preserve"> [</w:t>
      </w:r>
      <w:r>
        <w:rPr>
          <w:rFonts w:ascii="Aptos" w:eastAsia="Times New Roman" w:hAnsi="Aptos"/>
          <w:sz w:val="24"/>
          <w:szCs w:val="24"/>
        </w:rPr>
        <w:t xml:space="preserve">We can </w:t>
      </w:r>
      <w:r w:rsidRPr="00FB1983">
        <w:rPr>
          <w:rFonts w:ascii="Aptos" w:eastAsia="Times New Roman" w:hAnsi="Aptos"/>
          <w:sz w:val="24"/>
          <w:szCs w:val="24"/>
        </w:rPr>
        <w:t xml:space="preserve">Insert Intune profile screenshots </w:t>
      </w:r>
      <w:r>
        <w:rPr>
          <w:rFonts w:ascii="Aptos" w:eastAsia="Times New Roman" w:hAnsi="Aptos"/>
          <w:sz w:val="24"/>
          <w:szCs w:val="24"/>
        </w:rPr>
        <w:t xml:space="preserve">later </w:t>
      </w:r>
      <w:r w:rsidRPr="00FB1983">
        <w:rPr>
          <w:rFonts w:ascii="Aptos" w:eastAsia="Times New Roman" w:hAnsi="Aptos"/>
          <w:sz w:val="24"/>
          <w:szCs w:val="24"/>
        </w:rPr>
        <w:t>here]</w:t>
      </w:r>
      <w:bookmarkStart w:id="66" w:name="_Toc197594145"/>
    </w:p>
    <w:p w14:paraId="0F803381" w14:textId="77777777" w:rsidR="00CB2EF0" w:rsidRPr="00013724" w:rsidRDefault="00CB2EF0" w:rsidP="00CB2EF0">
      <w:pPr>
        <w:spacing w:before="100" w:beforeAutospacing="1" w:after="100" w:afterAutospacing="1" w:line="240" w:lineRule="auto"/>
        <w:rPr>
          <w:rFonts w:ascii="Aptos" w:eastAsia="Times New Roman" w:hAnsi="Aptos"/>
          <w:sz w:val="24"/>
          <w:szCs w:val="24"/>
        </w:rPr>
      </w:pPr>
    </w:p>
    <w:p w14:paraId="4444A3DF"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67" w:name="_Toc198531861"/>
      <w:r>
        <w:rPr>
          <w:rFonts w:ascii="Aptos" w:eastAsia="Times New Roman" w:hAnsi="Aptos"/>
          <w:b/>
          <w:bCs/>
          <w:sz w:val="36"/>
          <w:szCs w:val="36"/>
        </w:rPr>
        <w:t>9</w:t>
      </w:r>
      <w:r w:rsidRPr="00FB1983">
        <w:rPr>
          <w:rFonts w:ascii="Aptos" w:eastAsia="Times New Roman" w:hAnsi="Aptos"/>
          <w:b/>
          <w:bCs/>
          <w:sz w:val="36"/>
          <w:szCs w:val="36"/>
        </w:rPr>
        <w:t xml:space="preserve">. User/Device </w:t>
      </w:r>
      <w:proofErr w:type="spellStart"/>
      <w:r w:rsidRPr="00FB1983">
        <w:rPr>
          <w:rFonts w:ascii="Aptos" w:eastAsia="Times New Roman" w:hAnsi="Aptos"/>
          <w:b/>
          <w:bCs/>
          <w:sz w:val="36"/>
          <w:szCs w:val="36"/>
        </w:rPr>
        <w:t>Enrollment</w:t>
      </w:r>
      <w:proofErr w:type="spellEnd"/>
      <w:r w:rsidRPr="00FB1983">
        <w:rPr>
          <w:rFonts w:ascii="Aptos" w:eastAsia="Times New Roman" w:hAnsi="Aptos"/>
          <w:b/>
          <w:bCs/>
          <w:sz w:val="36"/>
          <w:szCs w:val="36"/>
        </w:rPr>
        <w:t xml:space="preserve"> Flows</w:t>
      </w:r>
      <w:bookmarkEnd w:id="66"/>
      <w:bookmarkEnd w:id="67"/>
    </w:p>
    <w:p w14:paraId="184F6AD8"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 xml:space="preserve">Devices will follow a hybrid join + Intune </w:t>
      </w:r>
      <w:proofErr w:type="spellStart"/>
      <w:r w:rsidRPr="00FB1983">
        <w:rPr>
          <w:rFonts w:ascii="Aptos" w:eastAsia="Times New Roman" w:hAnsi="Aptos"/>
          <w:sz w:val="24"/>
          <w:szCs w:val="24"/>
        </w:rPr>
        <w:t>enrollment</w:t>
      </w:r>
      <w:proofErr w:type="spellEnd"/>
      <w:r w:rsidRPr="00FB1983">
        <w:rPr>
          <w:rFonts w:ascii="Aptos" w:eastAsia="Times New Roman" w:hAnsi="Aptos"/>
          <w:sz w:val="24"/>
          <w:szCs w:val="24"/>
        </w:rPr>
        <w:t xml:space="preserve"> flow:</w:t>
      </w:r>
    </w:p>
    <w:p w14:paraId="39C2A93A" w14:textId="77777777" w:rsidR="00CB2EF0" w:rsidRPr="00FB1983" w:rsidRDefault="00CB2EF0" w:rsidP="00077D4B">
      <w:pPr>
        <w:numPr>
          <w:ilvl w:val="0"/>
          <w:numId w:val="31"/>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Device joins on-premises Active Directory</w:t>
      </w:r>
    </w:p>
    <w:p w14:paraId="7BE2D7DB" w14:textId="77777777" w:rsidR="00CB2EF0" w:rsidRPr="00FB1983" w:rsidRDefault="00CB2EF0" w:rsidP="00077D4B">
      <w:pPr>
        <w:numPr>
          <w:ilvl w:val="0"/>
          <w:numId w:val="31"/>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Azure AD Connect syncs device object to Azure AD</w:t>
      </w:r>
    </w:p>
    <w:p w14:paraId="487FD8D4" w14:textId="77777777" w:rsidR="00CB2EF0" w:rsidRPr="00FB1983" w:rsidRDefault="00CB2EF0" w:rsidP="00077D4B">
      <w:pPr>
        <w:numPr>
          <w:ilvl w:val="0"/>
          <w:numId w:val="31"/>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 xml:space="preserve">GPO or manual method triggers automatic Intune </w:t>
      </w:r>
      <w:proofErr w:type="spellStart"/>
      <w:r w:rsidRPr="00FB1983">
        <w:rPr>
          <w:rFonts w:ascii="Aptos" w:eastAsia="Times New Roman" w:hAnsi="Aptos"/>
          <w:sz w:val="24"/>
          <w:szCs w:val="24"/>
        </w:rPr>
        <w:t>enrollment</w:t>
      </w:r>
      <w:proofErr w:type="spellEnd"/>
    </w:p>
    <w:p w14:paraId="6BAE28FC" w14:textId="77777777" w:rsidR="00CB2EF0" w:rsidRPr="00FB1983" w:rsidRDefault="00CB2EF0" w:rsidP="00077D4B">
      <w:pPr>
        <w:numPr>
          <w:ilvl w:val="0"/>
          <w:numId w:val="31"/>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 xml:space="preserve">Device appears in Intune admin </w:t>
      </w:r>
      <w:proofErr w:type="spellStart"/>
      <w:r w:rsidRPr="00FB1983">
        <w:rPr>
          <w:rFonts w:ascii="Aptos" w:eastAsia="Times New Roman" w:hAnsi="Aptos"/>
          <w:sz w:val="24"/>
          <w:szCs w:val="24"/>
        </w:rPr>
        <w:t>center</w:t>
      </w:r>
      <w:proofErr w:type="spellEnd"/>
    </w:p>
    <w:p w14:paraId="136741F0" w14:textId="77777777" w:rsidR="00CB2EF0" w:rsidRPr="00FB1983" w:rsidRDefault="00CB2EF0" w:rsidP="00077D4B">
      <w:pPr>
        <w:numPr>
          <w:ilvl w:val="0"/>
          <w:numId w:val="31"/>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Compliance policies and configuration profiles are applied</w:t>
      </w:r>
    </w:p>
    <w:p w14:paraId="7B59475C" w14:textId="77777777" w:rsidR="00CB2EF0" w:rsidRPr="00FB1983" w:rsidRDefault="00CB2EF0" w:rsidP="00077D4B">
      <w:pPr>
        <w:numPr>
          <w:ilvl w:val="0"/>
          <w:numId w:val="31"/>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User logs in with domain credentials + Duo MFA</w:t>
      </w:r>
      <w:r>
        <w:rPr>
          <w:rFonts w:ascii="Aptos" w:eastAsia="Times New Roman" w:hAnsi="Aptos"/>
          <w:sz w:val="24"/>
          <w:szCs w:val="24"/>
        </w:rPr>
        <w:t xml:space="preserve"> </w:t>
      </w:r>
      <w:r w:rsidRPr="007F1C66">
        <w:rPr>
          <w:rFonts w:ascii="Aptos" w:eastAsia="Times New Roman" w:hAnsi="Aptos"/>
          <w:sz w:val="24"/>
          <w:szCs w:val="24"/>
          <w:highlight w:val="yellow"/>
        </w:rPr>
        <w:t>(Duo not required when login to</w:t>
      </w:r>
      <w:r>
        <w:rPr>
          <w:rFonts w:ascii="Aptos" w:eastAsia="Times New Roman" w:hAnsi="Aptos"/>
          <w:sz w:val="24"/>
          <w:szCs w:val="24"/>
        </w:rPr>
        <w:t xml:space="preserve"> </w:t>
      </w:r>
      <w:r w:rsidRPr="007F1C66">
        <w:rPr>
          <w:rFonts w:ascii="Aptos" w:eastAsia="Times New Roman" w:hAnsi="Aptos"/>
          <w:sz w:val="24"/>
          <w:szCs w:val="24"/>
          <w:highlight w:val="yellow"/>
        </w:rPr>
        <w:t>laptop)</w:t>
      </w:r>
    </w:p>
    <w:p w14:paraId="2B1396F3" w14:textId="77777777" w:rsidR="00CB2EF0" w:rsidRPr="00FB1983" w:rsidRDefault="00CB2EF0" w:rsidP="00077D4B">
      <w:pPr>
        <w:numPr>
          <w:ilvl w:val="0"/>
          <w:numId w:val="31"/>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lastRenderedPageBreak/>
        <w:t>Intune validates compliance status</w:t>
      </w:r>
    </w:p>
    <w:p w14:paraId="2992ABF0" w14:textId="77777777" w:rsidR="00CB2EF0" w:rsidRDefault="00CB2EF0" w:rsidP="00CB2EF0">
      <w:pPr>
        <w:spacing w:after="0" w:line="240" w:lineRule="auto"/>
        <w:rPr>
          <w:rFonts w:ascii="Aptos" w:eastAsia="Times New Roman" w:hAnsi="Aptos"/>
          <w:sz w:val="24"/>
          <w:szCs w:val="24"/>
        </w:rPr>
      </w:pPr>
      <w:r>
        <w:rPr>
          <w:noProof/>
        </w:rPr>
        <w:t xml:space="preserve">           </w:t>
      </w:r>
      <w:r>
        <w:rPr>
          <w:noProof/>
        </w:rPr>
        <w:drawing>
          <wp:inline distT="0" distB="0" distL="0" distR="0" wp14:anchorId="6D8D3230" wp14:editId="5CCB4A08">
            <wp:extent cx="4762832" cy="2352028"/>
            <wp:effectExtent l="0" t="0" r="0" b="0"/>
            <wp:docPr id="193638898" name="Picture 1" descr="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898" name="Picture 1" descr="Diagram of a cloud computing system&#10;&#10;AI-generated content may be incorrect."/>
                    <pic:cNvPicPr/>
                  </pic:nvPicPr>
                  <pic:blipFill>
                    <a:blip r:embed="rId18"/>
                    <a:stretch>
                      <a:fillRect/>
                    </a:stretch>
                  </pic:blipFill>
                  <pic:spPr>
                    <a:xfrm>
                      <a:off x="0" y="0"/>
                      <a:ext cx="4809310" cy="2374980"/>
                    </a:xfrm>
                    <a:prstGeom prst="rect">
                      <a:avLst/>
                    </a:prstGeom>
                  </pic:spPr>
                </pic:pic>
              </a:graphicData>
            </a:graphic>
          </wp:inline>
        </w:drawing>
      </w:r>
    </w:p>
    <w:p w14:paraId="7ADAF0D9" w14:textId="77777777" w:rsidR="00CB2EF0" w:rsidRPr="00013724" w:rsidRDefault="00CB2EF0" w:rsidP="00CB2EF0">
      <w:pPr>
        <w:spacing w:before="100" w:beforeAutospacing="1" w:after="100" w:afterAutospacing="1" w:line="240" w:lineRule="auto"/>
        <w:outlineLvl w:val="1"/>
        <w:rPr>
          <w:rFonts w:ascii="Aptos" w:eastAsia="Times New Roman" w:hAnsi="Aptos"/>
          <w:b/>
          <w:bCs/>
          <w:sz w:val="36"/>
          <w:szCs w:val="36"/>
        </w:rPr>
      </w:pPr>
      <w:bookmarkStart w:id="68" w:name="_Toc197594146"/>
      <w:bookmarkStart w:id="69" w:name="_Toc198531862"/>
      <w:r>
        <w:rPr>
          <w:rFonts w:ascii="Aptos" w:eastAsia="Times New Roman" w:hAnsi="Aptos"/>
          <w:b/>
          <w:bCs/>
          <w:sz w:val="36"/>
          <w:szCs w:val="36"/>
        </w:rPr>
        <w:t>10</w:t>
      </w:r>
      <w:r w:rsidRPr="00FB1983">
        <w:rPr>
          <w:rFonts w:ascii="Aptos" w:eastAsia="Times New Roman" w:hAnsi="Aptos"/>
          <w:b/>
          <w:bCs/>
          <w:sz w:val="36"/>
          <w:szCs w:val="36"/>
        </w:rPr>
        <w:t>. Security &amp; Network Controls</w:t>
      </w:r>
      <w:bookmarkEnd w:id="68"/>
      <w:bookmarkEnd w:id="69"/>
    </w:p>
    <w:p w14:paraId="3C56ACCB"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Internet access is restricted to approved services. Authorized endpoints include Microsoft 365 services, client intranet resources, VPN gateways, and critical operational application servers.</w:t>
      </w:r>
    </w:p>
    <w:p w14:paraId="642FBA3E"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Browser restrictions may be enforced via AppLocker or Intune policy to prevent unauthorized browsing.</w:t>
      </w:r>
    </w:p>
    <w:tbl>
      <w:tblPr>
        <w:tblStyle w:val="GridTable1Light-Accent5"/>
        <w:tblW w:w="0" w:type="auto"/>
        <w:tblLook w:val="04A0" w:firstRow="1" w:lastRow="0" w:firstColumn="1" w:lastColumn="0" w:noHBand="0" w:noVBand="1"/>
      </w:tblPr>
      <w:tblGrid>
        <w:gridCol w:w="3077"/>
        <w:gridCol w:w="2178"/>
      </w:tblGrid>
      <w:tr w:rsidR="00CB2EF0" w:rsidRPr="00FB1983" w14:paraId="6DC47FA8"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8B5D7"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Approved Domain/Service</w:t>
            </w:r>
          </w:p>
        </w:tc>
        <w:tc>
          <w:tcPr>
            <w:tcW w:w="0" w:type="auto"/>
            <w:hideMark/>
          </w:tcPr>
          <w:p w14:paraId="6734C05C"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Description</w:t>
            </w:r>
          </w:p>
        </w:tc>
      </w:tr>
      <w:tr w:rsidR="00CB2EF0" w:rsidRPr="00FB1983" w14:paraId="3EC620A1"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26624200"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*.microsoft.com</w:t>
            </w:r>
          </w:p>
        </w:tc>
        <w:tc>
          <w:tcPr>
            <w:tcW w:w="0" w:type="auto"/>
            <w:hideMark/>
          </w:tcPr>
          <w:p w14:paraId="228AB81E"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Microsoft services</w:t>
            </w:r>
          </w:p>
        </w:tc>
      </w:tr>
      <w:tr w:rsidR="00CB2EF0" w:rsidRPr="00FB1983" w14:paraId="28CF7BB3"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51DE9023"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[Insert]</w:t>
            </w:r>
          </w:p>
        </w:tc>
        <w:tc>
          <w:tcPr>
            <w:tcW w:w="0" w:type="auto"/>
            <w:hideMark/>
          </w:tcPr>
          <w:p w14:paraId="624C6BC6"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 description]</w:t>
            </w:r>
          </w:p>
        </w:tc>
      </w:tr>
    </w:tbl>
    <w:p w14:paraId="3AC943AA" w14:textId="77777777" w:rsidR="00CB2EF0" w:rsidRPr="00FB1983" w:rsidRDefault="00CB2EF0" w:rsidP="00CB2EF0">
      <w:pPr>
        <w:spacing w:after="0" w:line="240" w:lineRule="auto"/>
        <w:rPr>
          <w:rFonts w:ascii="Aptos" w:eastAsia="Times New Roman" w:hAnsi="Aptos"/>
          <w:sz w:val="24"/>
          <w:szCs w:val="24"/>
        </w:rPr>
      </w:pPr>
    </w:p>
    <w:p w14:paraId="5635AF17"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70" w:name="_Toc197594147"/>
      <w:bookmarkStart w:id="71" w:name="_Toc198531863"/>
      <w:r w:rsidRPr="00FB1983">
        <w:rPr>
          <w:rFonts w:ascii="Aptos" w:eastAsia="Times New Roman" w:hAnsi="Aptos"/>
          <w:b/>
          <w:bCs/>
          <w:sz w:val="36"/>
          <w:szCs w:val="36"/>
        </w:rPr>
        <w:t>1</w:t>
      </w:r>
      <w:r>
        <w:rPr>
          <w:rFonts w:ascii="Aptos" w:eastAsia="Times New Roman" w:hAnsi="Aptos"/>
          <w:b/>
          <w:bCs/>
          <w:sz w:val="36"/>
          <w:szCs w:val="36"/>
        </w:rPr>
        <w:t>1</w:t>
      </w:r>
      <w:r w:rsidRPr="00FB1983">
        <w:rPr>
          <w:rFonts w:ascii="Aptos" w:eastAsia="Times New Roman" w:hAnsi="Aptos"/>
          <w:b/>
          <w:bCs/>
          <w:sz w:val="36"/>
          <w:szCs w:val="36"/>
        </w:rPr>
        <w:t>. Policy Matrix</w:t>
      </w:r>
      <w:bookmarkEnd w:id="70"/>
      <w:bookmarkEnd w:id="71"/>
    </w:p>
    <w:p w14:paraId="648AF97E" w14:textId="77777777" w:rsidR="00CB2EF0" w:rsidRPr="00FB1983" w:rsidRDefault="00CB2EF0" w:rsidP="00CB2EF0">
      <w:pPr>
        <w:spacing w:before="100" w:beforeAutospacing="1" w:after="100" w:afterAutospacing="1" w:line="240" w:lineRule="auto"/>
        <w:outlineLvl w:val="2"/>
        <w:rPr>
          <w:rFonts w:ascii="Aptos" w:eastAsia="Times New Roman" w:hAnsi="Aptos"/>
          <w:b/>
          <w:bCs/>
          <w:sz w:val="27"/>
          <w:szCs w:val="27"/>
        </w:rPr>
      </w:pPr>
      <w:bookmarkStart w:id="72" w:name="_Toc197594148"/>
      <w:bookmarkStart w:id="73" w:name="_Toc198531864"/>
      <w:r w:rsidRPr="00FB1983">
        <w:rPr>
          <w:rFonts w:ascii="Aptos" w:eastAsia="Times New Roman" w:hAnsi="Aptos"/>
          <w:b/>
          <w:bCs/>
          <w:sz w:val="27"/>
          <w:szCs w:val="27"/>
        </w:rPr>
        <w:t>1</w:t>
      </w:r>
      <w:r>
        <w:rPr>
          <w:rFonts w:ascii="Aptos" w:eastAsia="Times New Roman" w:hAnsi="Aptos"/>
          <w:b/>
          <w:bCs/>
          <w:sz w:val="27"/>
          <w:szCs w:val="27"/>
        </w:rPr>
        <w:t>1</w:t>
      </w:r>
      <w:r w:rsidRPr="00FB1983">
        <w:rPr>
          <w:rFonts w:ascii="Aptos" w:eastAsia="Times New Roman" w:hAnsi="Aptos"/>
          <w:b/>
          <w:bCs/>
          <w:sz w:val="27"/>
          <w:szCs w:val="27"/>
        </w:rPr>
        <w:t>.1 Compliance Policies</w:t>
      </w:r>
      <w:bookmarkEnd w:id="72"/>
      <w:bookmarkEnd w:id="73"/>
    </w:p>
    <w:tbl>
      <w:tblPr>
        <w:tblStyle w:val="GridTable1Light-Accent5"/>
        <w:tblW w:w="0" w:type="auto"/>
        <w:tblLook w:val="04A0" w:firstRow="1" w:lastRow="0" w:firstColumn="1" w:lastColumn="0" w:noHBand="0" w:noVBand="1"/>
      </w:tblPr>
      <w:tblGrid>
        <w:gridCol w:w="2116"/>
        <w:gridCol w:w="2894"/>
        <w:gridCol w:w="1068"/>
      </w:tblGrid>
      <w:tr w:rsidR="00CB2EF0" w:rsidRPr="00FB1983" w14:paraId="5B48EF09"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24571" w14:textId="77777777" w:rsidR="00CB2EF0" w:rsidRPr="00FB1983" w:rsidRDefault="00CB2EF0" w:rsidP="00F93CDA">
            <w:pPr>
              <w:jc w:val="center"/>
              <w:rPr>
                <w:rFonts w:ascii="Aptos" w:eastAsia="Times New Roman" w:hAnsi="Aptos"/>
                <w:sz w:val="24"/>
                <w:szCs w:val="24"/>
              </w:rPr>
            </w:pPr>
            <w:r w:rsidRPr="00FB1983">
              <w:rPr>
                <w:rFonts w:ascii="Aptos" w:eastAsia="Times New Roman" w:hAnsi="Aptos"/>
                <w:sz w:val="24"/>
                <w:szCs w:val="24"/>
              </w:rPr>
              <w:t>Policy Name</w:t>
            </w:r>
          </w:p>
        </w:tc>
        <w:tc>
          <w:tcPr>
            <w:tcW w:w="0" w:type="auto"/>
            <w:hideMark/>
          </w:tcPr>
          <w:p w14:paraId="007EE4C2" w14:textId="77777777" w:rsidR="00CB2EF0" w:rsidRPr="00FB1983" w:rsidRDefault="00CB2EF0" w:rsidP="00F93CDA">
            <w:pPr>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Setting</w:t>
            </w:r>
          </w:p>
        </w:tc>
        <w:tc>
          <w:tcPr>
            <w:tcW w:w="0" w:type="auto"/>
            <w:hideMark/>
          </w:tcPr>
          <w:p w14:paraId="1F1A9EC0" w14:textId="77777777" w:rsidR="00CB2EF0" w:rsidRPr="00FB1983" w:rsidRDefault="00CB2EF0" w:rsidP="00F93CDA">
            <w:pPr>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Value</w:t>
            </w:r>
          </w:p>
        </w:tc>
      </w:tr>
      <w:tr w:rsidR="00CB2EF0" w:rsidRPr="00FB1983" w14:paraId="54D9B1FA"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180715F5"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Encryption Policy</w:t>
            </w:r>
          </w:p>
        </w:tc>
        <w:tc>
          <w:tcPr>
            <w:tcW w:w="0" w:type="auto"/>
            <w:hideMark/>
          </w:tcPr>
          <w:p w14:paraId="62E22687"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Require BitLocker</w:t>
            </w:r>
          </w:p>
        </w:tc>
        <w:tc>
          <w:tcPr>
            <w:tcW w:w="0" w:type="auto"/>
            <w:hideMark/>
          </w:tcPr>
          <w:p w14:paraId="18ECF0AC"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Enabled</w:t>
            </w:r>
          </w:p>
        </w:tc>
      </w:tr>
      <w:tr w:rsidR="00CB2EF0" w:rsidRPr="00FB1983" w14:paraId="08640F05"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3E8DA634"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Antivirus Policy</w:t>
            </w:r>
          </w:p>
        </w:tc>
        <w:tc>
          <w:tcPr>
            <w:tcW w:w="0" w:type="auto"/>
            <w:hideMark/>
          </w:tcPr>
          <w:p w14:paraId="5B2DDF52"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Require Defender AV</w:t>
            </w:r>
          </w:p>
        </w:tc>
        <w:tc>
          <w:tcPr>
            <w:tcW w:w="0" w:type="auto"/>
            <w:hideMark/>
          </w:tcPr>
          <w:p w14:paraId="09DD431B"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Enabled</w:t>
            </w:r>
          </w:p>
        </w:tc>
      </w:tr>
      <w:tr w:rsidR="00CB2EF0" w:rsidRPr="00FB1983" w14:paraId="01B05002"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01A0ECBD"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Firewall Policy</w:t>
            </w:r>
          </w:p>
        </w:tc>
        <w:tc>
          <w:tcPr>
            <w:tcW w:w="0" w:type="auto"/>
            <w:hideMark/>
          </w:tcPr>
          <w:p w14:paraId="15A6D1CC"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Require Windows Firewall</w:t>
            </w:r>
          </w:p>
        </w:tc>
        <w:tc>
          <w:tcPr>
            <w:tcW w:w="0" w:type="auto"/>
            <w:hideMark/>
          </w:tcPr>
          <w:p w14:paraId="3BCB4F5C"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Enabled</w:t>
            </w:r>
          </w:p>
        </w:tc>
      </w:tr>
      <w:tr w:rsidR="00CB2EF0" w:rsidRPr="00FB1983" w14:paraId="3E35C148"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63FA14C5"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Password Policy</w:t>
            </w:r>
          </w:p>
        </w:tc>
        <w:tc>
          <w:tcPr>
            <w:tcW w:w="0" w:type="auto"/>
            <w:hideMark/>
          </w:tcPr>
          <w:p w14:paraId="0BFBC4AE"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Min Length</w:t>
            </w:r>
          </w:p>
        </w:tc>
        <w:tc>
          <w:tcPr>
            <w:tcW w:w="0" w:type="auto"/>
            <w:hideMark/>
          </w:tcPr>
          <w:p w14:paraId="54B4FC09"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8 chars</w:t>
            </w:r>
          </w:p>
        </w:tc>
      </w:tr>
    </w:tbl>
    <w:p w14:paraId="2F44C318" w14:textId="77777777" w:rsidR="00CB2EF0" w:rsidRPr="00F31AA6" w:rsidRDefault="00CB2EF0" w:rsidP="00CB2EF0">
      <w:pPr>
        <w:spacing w:before="100" w:beforeAutospacing="1" w:after="100" w:afterAutospacing="1" w:line="240" w:lineRule="auto"/>
        <w:outlineLvl w:val="2"/>
        <w:rPr>
          <w:rFonts w:ascii="Aptos" w:eastAsia="Times New Roman" w:hAnsi="Aptos"/>
          <w:i/>
          <w:iCs/>
          <w:sz w:val="27"/>
          <w:szCs w:val="27"/>
        </w:rPr>
      </w:pPr>
      <w:bookmarkStart w:id="74" w:name="_Toc198531865"/>
      <w:bookmarkStart w:id="75" w:name="_Toc197594149"/>
      <w:r w:rsidRPr="00F31AA6">
        <w:rPr>
          <w:rFonts w:ascii="Aptos" w:eastAsia="Times New Roman" w:hAnsi="Aptos"/>
          <w:i/>
          <w:iCs/>
          <w:sz w:val="27"/>
          <w:szCs w:val="27"/>
          <w:highlight w:val="yellow"/>
        </w:rPr>
        <w:t>Note: Password policy should align with SICE AD on prem policy (NWR Standard)</w:t>
      </w:r>
      <w:bookmarkEnd w:id="74"/>
    </w:p>
    <w:p w14:paraId="7BFD44AF" w14:textId="77777777" w:rsidR="00CB2EF0" w:rsidRPr="00FB1983" w:rsidRDefault="00CB2EF0" w:rsidP="00CB2EF0">
      <w:pPr>
        <w:spacing w:before="100" w:beforeAutospacing="1" w:after="100" w:afterAutospacing="1" w:line="240" w:lineRule="auto"/>
        <w:outlineLvl w:val="2"/>
        <w:rPr>
          <w:rFonts w:ascii="Aptos" w:eastAsia="Times New Roman" w:hAnsi="Aptos"/>
          <w:b/>
          <w:bCs/>
          <w:sz w:val="27"/>
          <w:szCs w:val="27"/>
        </w:rPr>
      </w:pPr>
      <w:bookmarkStart w:id="76" w:name="_Toc198531866"/>
      <w:r w:rsidRPr="00FB1983">
        <w:rPr>
          <w:rFonts w:ascii="Aptos" w:eastAsia="Times New Roman" w:hAnsi="Aptos"/>
          <w:b/>
          <w:bCs/>
          <w:sz w:val="27"/>
          <w:szCs w:val="27"/>
        </w:rPr>
        <w:t>1</w:t>
      </w:r>
      <w:r>
        <w:rPr>
          <w:rFonts w:ascii="Aptos" w:eastAsia="Times New Roman" w:hAnsi="Aptos"/>
          <w:b/>
          <w:bCs/>
          <w:sz w:val="27"/>
          <w:szCs w:val="27"/>
        </w:rPr>
        <w:t>1</w:t>
      </w:r>
      <w:r w:rsidRPr="00FB1983">
        <w:rPr>
          <w:rFonts w:ascii="Aptos" w:eastAsia="Times New Roman" w:hAnsi="Aptos"/>
          <w:b/>
          <w:bCs/>
          <w:sz w:val="27"/>
          <w:szCs w:val="27"/>
        </w:rPr>
        <w:t>.2 Configuration Profiles</w:t>
      </w:r>
      <w:bookmarkEnd w:id="75"/>
      <w:bookmarkEnd w:id="76"/>
    </w:p>
    <w:tbl>
      <w:tblPr>
        <w:tblStyle w:val="GridTable1Light-Accent5"/>
        <w:tblW w:w="0" w:type="auto"/>
        <w:tblLook w:val="04A0" w:firstRow="1" w:lastRow="0" w:firstColumn="1" w:lastColumn="0" w:noHBand="0" w:noVBand="1"/>
      </w:tblPr>
      <w:tblGrid>
        <w:gridCol w:w="2564"/>
        <w:gridCol w:w="2354"/>
        <w:gridCol w:w="1068"/>
      </w:tblGrid>
      <w:tr w:rsidR="00CB2EF0" w:rsidRPr="00FB1983" w14:paraId="6385A059"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0ED07" w14:textId="77777777" w:rsidR="00CB2EF0" w:rsidRPr="00FB1983" w:rsidRDefault="00CB2EF0" w:rsidP="00F93CDA">
            <w:pPr>
              <w:jc w:val="center"/>
              <w:rPr>
                <w:rFonts w:ascii="Aptos" w:eastAsia="Times New Roman" w:hAnsi="Aptos"/>
                <w:sz w:val="24"/>
                <w:szCs w:val="24"/>
              </w:rPr>
            </w:pPr>
            <w:r w:rsidRPr="00FB1983">
              <w:rPr>
                <w:rFonts w:ascii="Aptos" w:eastAsia="Times New Roman" w:hAnsi="Aptos"/>
                <w:sz w:val="24"/>
                <w:szCs w:val="24"/>
              </w:rPr>
              <w:t>Profile Name</w:t>
            </w:r>
          </w:p>
        </w:tc>
        <w:tc>
          <w:tcPr>
            <w:tcW w:w="0" w:type="auto"/>
            <w:hideMark/>
          </w:tcPr>
          <w:p w14:paraId="5BD1FE55" w14:textId="77777777" w:rsidR="00CB2EF0" w:rsidRPr="00FB1983" w:rsidRDefault="00CB2EF0" w:rsidP="00F93CDA">
            <w:pPr>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Setting</w:t>
            </w:r>
          </w:p>
        </w:tc>
        <w:tc>
          <w:tcPr>
            <w:tcW w:w="0" w:type="auto"/>
            <w:hideMark/>
          </w:tcPr>
          <w:p w14:paraId="2216E616" w14:textId="77777777" w:rsidR="00CB2EF0" w:rsidRPr="00FB1983" w:rsidRDefault="00CB2EF0" w:rsidP="00F93CDA">
            <w:pPr>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Value</w:t>
            </w:r>
          </w:p>
        </w:tc>
      </w:tr>
      <w:tr w:rsidR="00CB2EF0" w:rsidRPr="00FB1983" w14:paraId="4D9C16A7"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186565AE"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Shared Device Profile</w:t>
            </w:r>
          </w:p>
        </w:tc>
        <w:tc>
          <w:tcPr>
            <w:tcW w:w="0" w:type="auto"/>
            <w:hideMark/>
          </w:tcPr>
          <w:p w14:paraId="04FA748B"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Auto Sign-out</w:t>
            </w:r>
          </w:p>
        </w:tc>
        <w:tc>
          <w:tcPr>
            <w:tcW w:w="0" w:type="auto"/>
            <w:hideMark/>
          </w:tcPr>
          <w:p w14:paraId="1755B20B"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Enabled</w:t>
            </w:r>
          </w:p>
        </w:tc>
      </w:tr>
      <w:tr w:rsidR="00CB2EF0" w:rsidRPr="00FB1983" w14:paraId="669311D1"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781DE985"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Shared Device Profile</w:t>
            </w:r>
          </w:p>
        </w:tc>
        <w:tc>
          <w:tcPr>
            <w:tcW w:w="0" w:type="auto"/>
            <w:hideMark/>
          </w:tcPr>
          <w:p w14:paraId="2E947FE4"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User Profile Cleanup</w:t>
            </w:r>
          </w:p>
        </w:tc>
        <w:tc>
          <w:tcPr>
            <w:tcW w:w="0" w:type="auto"/>
            <w:hideMark/>
          </w:tcPr>
          <w:p w14:paraId="11FB08F3"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Enabled</w:t>
            </w:r>
          </w:p>
        </w:tc>
      </w:tr>
      <w:tr w:rsidR="00CB2EF0" w:rsidRPr="00FB1983" w14:paraId="61741AAC"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331F59F7"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lastRenderedPageBreak/>
              <w:t>Wi-Fi Profile</w:t>
            </w:r>
          </w:p>
        </w:tc>
        <w:tc>
          <w:tcPr>
            <w:tcW w:w="0" w:type="auto"/>
            <w:hideMark/>
          </w:tcPr>
          <w:p w14:paraId="54CB26CE"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SSID</w:t>
            </w:r>
          </w:p>
        </w:tc>
        <w:tc>
          <w:tcPr>
            <w:tcW w:w="0" w:type="auto"/>
            <w:hideMark/>
          </w:tcPr>
          <w:p w14:paraId="109C9105"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w:t>
            </w:r>
          </w:p>
        </w:tc>
      </w:tr>
    </w:tbl>
    <w:p w14:paraId="562D40F6"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77" w:name="_Toc197594150"/>
      <w:bookmarkStart w:id="78" w:name="_Toc198531867"/>
      <w:r w:rsidRPr="00FB1983">
        <w:rPr>
          <w:rFonts w:ascii="Aptos" w:eastAsia="Times New Roman" w:hAnsi="Aptos"/>
          <w:b/>
          <w:bCs/>
          <w:sz w:val="36"/>
          <w:szCs w:val="36"/>
        </w:rPr>
        <w:t>1</w:t>
      </w:r>
      <w:r>
        <w:rPr>
          <w:rFonts w:ascii="Aptos" w:eastAsia="Times New Roman" w:hAnsi="Aptos"/>
          <w:b/>
          <w:bCs/>
          <w:sz w:val="36"/>
          <w:szCs w:val="36"/>
        </w:rPr>
        <w:t>2</w:t>
      </w:r>
      <w:r w:rsidRPr="00FB1983">
        <w:rPr>
          <w:rFonts w:ascii="Aptos" w:eastAsia="Times New Roman" w:hAnsi="Aptos"/>
          <w:b/>
          <w:bCs/>
          <w:sz w:val="36"/>
          <w:szCs w:val="36"/>
        </w:rPr>
        <w:t>. Security Baselines &amp; Compliance Profiles</w:t>
      </w:r>
      <w:bookmarkEnd w:id="77"/>
      <w:bookmarkEnd w:id="78"/>
    </w:p>
    <w:p w14:paraId="2121F5DC"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Microsoft Intune security baselines will be used as a starting point:</w:t>
      </w:r>
    </w:p>
    <w:p w14:paraId="2EE1C041" w14:textId="77777777" w:rsidR="00CB2EF0" w:rsidRPr="00FB1983" w:rsidRDefault="00CB2EF0" w:rsidP="00077D4B">
      <w:pPr>
        <w:numPr>
          <w:ilvl w:val="0"/>
          <w:numId w:val="32"/>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Enforce Windows Defender AV</w:t>
      </w:r>
    </w:p>
    <w:p w14:paraId="25995475" w14:textId="77777777" w:rsidR="00CB2EF0" w:rsidRPr="00FB1983" w:rsidRDefault="00CB2EF0" w:rsidP="00077D4B">
      <w:pPr>
        <w:numPr>
          <w:ilvl w:val="0"/>
          <w:numId w:val="32"/>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Block removable storage</w:t>
      </w:r>
    </w:p>
    <w:p w14:paraId="0649D3FD" w14:textId="77777777" w:rsidR="00CB2EF0" w:rsidRPr="00FB1983" w:rsidRDefault="00CB2EF0" w:rsidP="00077D4B">
      <w:pPr>
        <w:numPr>
          <w:ilvl w:val="0"/>
          <w:numId w:val="32"/>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Require secure boot</w:t>
      </w:r>
    </w:p>
    <w:p w14:paraId="59564F53" w14:textId="77777777" w:rsidR="00CB2EF0" w:rsidRPr="00FB1983" w:rsidRDefault="00CB2EF0" w:rsidP="00077D4B">
      <w:pPr>
        <w:numPr>
          <w:ilvl w:val="0"/>
          <w:numId w:val="32"/>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Block legacy authentication protocols</w:t>
      </w:r>
    </w:p>
    <w:p w14:paraId="5F2E08C1" w14:textId="77777777" w:rsidR="00CB2EF0" w:rsidRPr="00FB1983" w:rsidRDefault="00CB2EF0" w:rsidP="00077D4B">
      <w:pPr>
        <w:numPr>
          <w:ilvl w:val="0"/>
          <w:numId w:val="32"/>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Disable SMB1 protocol</w:t>
      </w:r>
    </w:p>
    <w:p w14:paraId="0412B9A5" w14:textId="77777777" w:rsidR="00CB2EF0" w:rsidRPr="00FB1983" w:rsidRDefault="00CB2EF0" w:rsidP="00077D4B">
      <w:pPr>
        <w:numPr>
          <w:ilvl w:val="0"/>
          <w:numId w:val="32"/>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Enable tamper protection</w:t>
      </w:r>
    </w:p>
    <w:p w14:paraId="5D68A723"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Customizations may be applied per operational requirements.</w:t>
      </w:r>
    </w:p>
    <w:p w14:paraId="12E0CC66" w14:textId="77777777" w:rsidR="00CB2EF0" w:rsidRDefault="00CB2EF0" w:rsidP="00CB2EF0">
      <w:pPr>
        <w:spacing w:before="100" w:beforeAutospacing="1" w:after="100" w:afterAutospacing="1" w:line="240" w:lineRule="auto"/>
        <w:outlineLvl w:val="1"/>
        <w:rPr>
          <w:rFonts w:ascii="Aptos" w:eastAsia="Times New Roman" w:hAnsi="Aptos"/>
          <w:b/>
          <w:bCs/>
          <w:sz w:val="36"/>
          <w:szCs w:val="36"/>
        </w:rPr>
      </w:pPr>
      <w:bookmarkStart w:id="79" w:name="_Toc197594151"/>
    </w:p>
    <w:p w14:paraId="550E20FF"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80" w:name="_Toc198531868"/>
      <w:r w:rsidRPr="00FB1983">
        <w:rPr>
          <w:rFonts w:ascii="Aptos" w:eastAsia="Times New Roman" w:hAnsi="Aptos"/>
          <w:b/>
          <w:bCs/>
          <w:sz w:val="36"/>
          <w:szCs w:val="36"/>
        </w:rPr>
        <w:t>1</w:t>
      </w:r>
      <w:r>
        <w:rPr>
          <w:rFonts w:ascii="Aptos" w:eastAsia="Times New Roman" w:hAnsi="Aptos"/>
          <w:b/>
          <w:bCs/>
          <w:sz w:val="36"/>
          <w:szCs w:val="36"/>
        </w:rPr>
        <w:t>3</w:t>
      </w:r>
      <w:r w:rsidRPr="00FB1983">
        <w:rPr>
          <w:rFonts w:ascii="Aptos" w:eastAsia="Times New Roman" w:hAnsi="Aptos"/>
          <w:b/>
          <w:bCs/>
          <w:sz w:val="36"/>
          <w:szCs w:val="36"/>
        </w:rPr>
        <w:t>. Licensing Considerations &amp; Integration Points</w:t>
      </w:r>
      <w:bookmarkEnd w:id="79"/>
      <w:bookmarkEnd w:id="80"/>
    </w:p>
    <w:p w14:paraId="1A14BC78"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NWR</w:t>
      </w:r>
      <w:r w:rsidRPr="00FB1983">
        <w:rPr>
          <w:rFonts w:ascii="Aptos" w:eastAsia="Times New Roman" w:hAnsi="Aptos"/>
          <w:sz w:val="24"/>
          <w:szCs w:val="24"/>
        </w:rPr>
        <w:t xml:space="preserve"> holds Microsoft 365 E5 licenses, which include:</w:t>
      </w:r>
    </w:p>
    <w:p w14:paraId="288EF54D" w14:textId="77777777" w:rsidR="00CB2EF0" w:rsidRPr="00FB1983" w:rsidRDefault="00CB2EF0" w:rsidP="00077D4B">
      <w:pPr>
        <w:numPr>
          <w:ilvl w:val="0"/>
          <w:numId w:val="3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Microsoft Intune</w:t>
      </w:r>
    </w:p>
    <w:p w14:paraId="0F655D2C" w14:textId="77777777" w:rsidR="00CB2EF0" w:rsidRPr="00FB1983" w:rsidRDefault="00CB2EF0" w:rsidP="00077D4B">
      <w:pPr>
        <w:numPr>
          <w:ilvl w:val="0"/>
          <w:numId w:val="3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Azure AD Premium P1</w:t>
      </w:r>
    </w:p>
    <w:p w14:paraId="3EB41E6D" w14:textId="77777777" w:rsidR="00CB2EF0" w:rsidRPr="00FB1983" w:rsidRDefault="00CB2EF0" w:rsidP="00077D4B">
      <w:pPr>
        <w:numPr>
          <w:ilvl w:val="0"/>
          <w:numId w:val="3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Conditional Access</w:t>
      </w:r>
    </w:p>
    <w:p w14:paraId="1F001357" w14:textId="77777777" w:rsidR="00CB2EF0" w:rsidRPr="00FB1983" w:rsidRDefault="00CB2EF0" w:rsidP="00077D4B">
      <w:pPr>
        <w:numPr>
          <w:ilvl w:val="0"/>
          <w:numId w:val="3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Defender for Office 365</w:t>
      </w:r>
    </w:p>
    <w:p w14:paraId="60F2BEFB"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Current scope does not implement Defender for Endpoint or Sentinel. However, licensing entitles client to enable these in future phases.</w:t>
      </w:r>
    </w:p>
    <w:p w14:paraId="5B957CDF"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Integration points:</w:t>
      </w:r>
    </w:p>
    <w:p w14:paraId="10E4611D" w14:textId="77777777" w:rsidR="00CB2EF0" w:rsidRPr="00FB1983" w:rsidRDefault="00CB2EF0" w:rsidP="00077D4B">
      <w:pPr>
        <w:numPr>
          <w:ilvl w:val="0"/>
          <w:numId w:val="3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Azure AD + Intune integration via tenant</w:t>
      </w:r>
    </w:p>
    <w:p w14:paraId="246E50CE" w14:textId="77777777" w:rsidR="00CB2EF0" w:rsidRPr="00FB1983" w:rsidRDefault="00CB2EF0" w:rsidP="00077D4B">
      <w:pPr>
        <w:numPr>
          <w:ilvl w:val="0"/>
          <w:numId w:val="3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Azure AD Connect sync integration</w:t>
      </w:r>
    </w:p>
    <w:p w14:paraId="371EBC50" w14:textId="77777777" w:rsidR="00CB2EF0" w:rsidRPr="00FB1983" w:rsidRDefault="00CB2EF0" w:rsidP="00077D4B">
      <w:pPr>
        <w:numPr>
          <w:ilvl w:val="0"/>
          <w:numId w:val="33"/>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Duo MFA retained for authentication (no switch to Entra MFA)</w:t>
      </w:r>
    </w:p>
    <w:p w14:paraId="312B1BDC"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81" w:name="_Toc197594152"/>
      <w:bookmarkStart w:id="82" w:name="_Toc198531869"/>
      <w:r w:rsidRPr="00FB1983">
        <w:rPr>
          <w:rFonts w:ascii="Aptos" w:eastAsia="Times New Roman" w:hAnsi="Aptos"/>
          <w:b/>
          <w:bCs/>
          <w:sz w:val="36"/>
          <w:szCs w:val="36"/>
        </w:rPr>
        <w:t>1</w:t>
      </w:r>
      <w:r>
        <w:rPr>
          <w:rFonts w:ascii="Aptos" w:eastAsia="Times New Roman" w:hAnsi="Aptos"/>
          <w:b/>
          <w:bCs/>
          <w:sz w:val="36"/>
          <w:szCs w:val="36"/>
        </w:rPr>
        <w:t>4</w:t>
      </w:r>
      <w:r w:rsidRPr="00FB1983">
        <w:rPr>
          <w:rFonts w:ascii="Aptos" w:eastAsia="Times New Roman" w:hAnsi="Aptos"/>
          <w:b/>
          <w:bCs/>
          <w:sz w:val="36"/>
          <w:szCs w:val="36"/>
        </w:rPr>
        <w:t>. Application Management</w:t>
      </w:r>
      <w:bookmarkEnd w:id="81"/>
      <w:bookmarkEnd w:id="82"/>
    </w:p>
    <w:p w14:paraId="5DD895BF"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All software installation will be managed by NWR’s IT team. At this time, no operational applications will be packaged via Intune. Future consideration may include packaging Win32 apps or using Company Portal for self-service installs.</w:t>
      </w:r>
    </w:p>
    <w:p w14:paraId="58F59D85"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NWR</w:t>
      </w:r>
      <w:r w:rsidRPr="00FB1983">
        <w:rPr>
          <w:rFonts w:ascii="Aptos" w:eastAsia="Times New Roman" w:hAnsi="Aptos"/>
          <w:sz w:val="24"/>
          <w:szCs w:val="24"/>
        </w:rPr>
        <w:t xml:space="preserve"> client-specific apps:</w:t>
      </w:r>
    </w:p>
    <w:tbl>
      <w:tblPr>
        <w:tblStyle w:val="GridTable1Light-Accent5"/>
        <w:tblW w:w="0" w:type="auto"/>
        <w:tblLook w:val="04A0" w:firstRow="1" w:lastRow="0" w:firstColumn="1" w:lastColumn="0" w:noHBand="0" w:noVBand="1"/>
      </w:tblPr>
      <w:tblGrid>
        <w:gridCol w:w="2174"/>
        <w:gridCol w:w="991"/>
        <w:gridCol w:w="2440"/>
      </w:tblGrid>
      <w:tr w:rsidR="00CB2EF0" w:rsidRPr="00FB1983" w14:paraId="09C9924A"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8EF0D"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Application Name</w:t>
            </w:r>
          </w:p>
        </w:tc>
        <w:tc>
          <w:tcPr>
            <w:tcW w:w="0" w:type="auto"/>
            <w:hideMark/>
          </w:tcPr>
          <w:p w14:paraId="28E7A99B"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Source</w:t>
            </w:r>
          </w:p>
        </w:tc>
        <w:tc>
          <w:tcPr>
            <w:tcW w:w="0" w:type="auto"/>
            <w:hideMark/>
          </w:tcPr>
          <w:p w14:paraId="5A6257A7"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Deployment Method</w:t>
            </w:r>
          </w:p>
        </w:tc>
      </w:tr>
      <w:tr w:rsidR="00CB2EF0" w:rsidRPr="00FB1983" w14:paraId="6EC33201"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14FDD496"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[Insert]</w:t>
            </w:r>
          </w:p>
        </w:tc>
        <w:tc>
          <w:tcPr>
            <w:tcW w:w="0" w:type="auto"/>
            <w:hideMark/>
          </w:tcPr>
          <w:p w14:paraId="68D13EB4"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w:t>
            </w:r>
          </w:p>
        </w:tc>
        <w:tc>
          <w:tcPr>
            <w:tcW w:w="0" w:type="auto"/>
            <w:hideMark/>
          </w:tcPr>
          <w:p w14:paraId="3E5F72C8"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[Manual/Intune]</w:t>
            </w:r>
          </w:p>
        </w:tc>
      </w:tr>
    </w:tbl>
    <w:p w14:paraId="0A378570"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83" w:name="_Toc197594153"/>
      <w:bookmarkStart w:id="84" w:name="_Toc198531870"/>
      <w:r w:rsidRPr="00FB1983">
        <w:rPr>
          <w:rFonts w:ascii="Aptos" w:eastAsia="Times New Roman" w:hAnsi="Aptos"/>
          <w:b/>
          <w:bCs/>
          <w:sz w:val="36"/>
          <w:szCs w:val="36"/>
        </w:rPr>
        <w:lastRenderedPageBreak/>
        <w:t>1</w:t>
      </w:r>
      <w:r>
        <w:rPr>
          <w:rFonts w:ascii="Aptos" w:eastAsia="Times New Roman" w:hAnsi="Aptos"/>
          <w:b/>
          <w:bCs/>
          <w:sz w:val="36"/>
          <w:szCs w:val="36"/>
        </w:rPr>
        <w:t>5</w:t>
      </w:r>
      <w:r w:rsidRPr="00FB1983">
        <w:rPr>
          <w:rFonts w:ascii="Aptos" w:eastAsia="Times New Roman" w:hAnsi="Aptos"/>
          <w:b/>
          <w:bCs/>
          <w:sz w:val="36"/>
          <w:szCs w:val="36"/>
        </w:rPr>
        <w:t>. Monitoring &amp; Reporting</w:t>
      </w:r>
      <w:bookmarkEnd w:id="83"/>
      <w:bookmarkEnd w:id="84"/>
    </w:p>
    <w:p w14:paraId="0F06D782"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 xml:space="preserve">Microsoft Endpoint Manager dashboards will monitor compliance, </w:t>
      </w:r>
      <w:proofErr w:type="spellStart"/>
      <w:r w:rsidRPr="00FB1983">
        <w:rPr>
          <w:rFonts w:ascii="Aptos" w:eastAsia="Times New Roman" w:hAnsi="Aptos"/>
          <w:sz w:val="24"/>
          <w:szCs w:val="24"/>
        </w:rPr>
        <w:t>enrollment</w:t>
      </w:r>
      <w:proofErr w:type="spellEnd"/>
      <w:r w:rsidRPr="00FB1983">
        <w:rPr>
          <w:rFonts w:ascii="Aptos" w:eastAsia="Times New Roman" w:hAnsi="Aptos"/>
          <w:sz w:val="24"/>
          <w:szCs w:val="24"/>
        </w:rPr>
        <w:t>, and device health. Reports will be scheduled to provide insights on policy application, security status, and device inventory.</w:t>
      </w:r>
    </w:p>
    <w:p w14:paraId="14864416"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776C62">
        <w:rPr>
          <w:rFonts w:ascii="Aptos" w:eastAsia="Times New Roman" w:hAnsi="Aptos"/>
          <w:sz w:val="24"/>
          <w:szCs w:val="24"/>
          <w:highlight w:val="yellow"/>
        </w:rPr>
        <w:t xml:space="preserve">The integration with </w:t>
      </w:r>
      <w:r>
        <w:rPr>
          <w:rFonts w:ascii="Aptos" w:eastAsia="Times New Roman" w:hAnsi="Aptos"/>
          <w:sz w:val="24"/>
          <w:szCs w:val="24"/>
          <w:highlight w:val="yellow"/>
        </w:rPr>
        <w:t xml:space="preserve">existing </w:t>
      </w:r>
      <w:r w:rsidRPr="00776C62">
        <w:rPr>
          <w:rFonts w:ascii="Aptos" w:eastAsia="Times New Roman" w:hAnsi="Aptos"/>
          <w:sz w:val="24"/>
          <w:szCs w:val="24"/>
          <w:highlight w:val="yellow"/>
        </w:rPr>
        <w:t>SOC and Sentinel SIEM is mandatory. Reporting needs to be added to the monthly delivered reports.</w:t>
      </w:r>
    </w:p>
    <w:p w14:paraId="7DEEB9C2"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Reports to include:</w:t>
      </w:r>
    </w:p>
    <w:p w14:paraId="4A594967" w14:textId="77777777" w:rsidR="00CB2EF0" w:rsidRPr="00FB1983" w:rsidRDefault="00CB2EF0" w:rsidP="00077D4B">
      <w:pPr>
        <w:numPr>
          <w:ilvl w:val="0"/>
          <w:numId w:val="27"/>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Device compliance status</w:t>
      </w:r>
    </w:p>
    <w:p w14:paraId="5E61CD0E" w14:textId="77777777" w:rsidR="00CB2EF0" w:rsidRPr="00FB1983" w:rsidRDefault="00CB2EF0" w:rsidP="00077D4B">
      <w:pPr>
        <w:numPr>
          <w:ilvl w:val="0"/>
          <w:numId w:val="27"/>
        </w:numPr>
        <w:spacing w:before="100" w:beforeAutospacing="1" w:after="100" w:afterAutospacing="1" w:line="240" w:lineRule="auto"/>
        <w:rPr>
          <w:rFonts w:ascii="Aptos" w:eastAsia="Times New Roman" w:hAnsi="Aptos"/>
          <w:sz w:val="24"/>
          <w:szCs w:val="24"/>
        </w:rPr>
      </w:pPr>
      <w:proofErr w:type="spellStart"/>
      <w:r w:rsidRPr="00FB1983">
        <w:rPr>
          <w:rFonts w:ascii="Aptos" w:eastAsia="Times New Roman" w:hAnsi="Aptos"/>
          <w:sz w:val="24"/>
          <w:szCs w:val="24"/>
        </w:rPr>
        <w:t>Enrollment</w:t>
      </w:r>
      <w:proofErr w:type="spellEnd"/>
      <w:r w:rsidRPr="00FB1983">
        <w:rPr>
          <w:rFonts w:ascii="Aptos" w:eastAsia="Times New Roman" w:hAnsi="Aptos"/>
          <w:sz w:val="24"/>
          <w:szCs w:val="24"/>
        </w:rPr>
        <w:t xml:space="preserve"> status</w:t>
      </w:r>
    </w:p>
    <w:p w14:paraId="69048DB7" w14:textId="77777777" w:rsidR="00CB2EF0" w:rsidRPr="00FB1983" w:rsidRDefault="00CB2EF0" w:rsidP="00077D4B">
      <w:pPr>
        <w:numPr>
          <w:ilvl w:val="0"/>
          <w:numId w:val="27"/>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Policy application status</w:t>
      </w:r>
    </w:p>
    <w:p w14:paraId="6EBD9A71"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NWR can add</w:t>
      </w:r>
      <w:r w:rsidRPr="00FB1983">
        <w:rPr>
          <w:rFonts w:ascii="Aptos" w:eastAsia="Times New Roman" w:hAnsi="Aptos"/>
          <w:sz w:val="24"/>
          <w:szCs w:val="24"/>
        </w:rPr>
        <w:t xml:space="preserve"> screenshot/example report export.</w:t>
      </w:r>
    </w:p>
    <w:p w14:paraId="7ADACFA4" w14:textId="77777777" w:rsidR="00CB2EF0" w:rsidRDefault="00CB2EF0" w:rsidP="00CB2EF0">
      <w:pPr>
        <w:spacing w:before="100" w:beforeAutospacing="1" w:after="100" w:afterAutospacing="1" w:line="240" w:lineRule="auto"/>
        <w:outlineLvl w:val="1"/>
        <w:rPr>
          <w:rFonts w:ascii="Aptos" w:eastAsia="Times New Roman" w:hAnsi="Aptos"/>
          <w:b/>
          <w:bCs/>
          <w:sz w:val="36"/>
          <w:szCs w:val="36"/>
        </w:rPr>
      </w:pPr>
      <w:bookmarkStart w:id="85" w:name="_Toc197594154"/>
    </w:p>
    <w:p w14:paraId="375CCAAD"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86" w:name="_Toc198531871"/>
      <w:r w:rsidRPr="00FB1983">
        <w:rPr>
          <w:rFonts w:ascii="Aptos" w:eastAsia="Times New Roman" w:hAnsi="Aptos"/>
          <w:b/>
          <w:bCs/>
          <w:sz w:val="36"/>
          <w:szCs w:val="36"/>
        </w:rPr>
        <w:t>1</w:t>
      </w:r>
      <w:r>
        <w:rPr>
          <w:rFonts w:ascii="Aptos" w:eastAsia="Times New Roman" w:hAnsi="Aptos"/>
          <w:b/>
          <w:bCs/>
          <w:sz w:val="36"/>
          <w:szCs w:val="36"/>
        </w:rPr>
        <w:t>6</w:t>
      </w:r>
      <w:r w:rsidRPr="00FB1983">
        <w:rPr>
          <w:rFonts w:ascii="Aptos" w:eastAsia="Times New Roman" w:hAnsi="Aptos"/>
          <w:b/>
          <w:bCs/>
          <w:sz w:val="36"/>
          <w:szCs w:val="36"/>
        </w:rPr>
        <w:t>. Integration Considerations</w:t>
      </w:r>
      <w:bookmarkEnd w:id="85"/>
      <w:bookmarkEnd w:id="86"/>
    </w:p>
    <w:p w14:paraId="7DD831AD" w14:textId="77777777" w:rsidR="00CB2EF0" w:rsidRPr="00FB1983" w:rsidRDefault="00CB2EF0" w:rsidP="00077D4B">
      <w:pPr>
        <w:numPr>
          <w:ilvl w:val="0"/>
          <w:numId w:val="28"/>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Validate Duo MFA compatibility with hybrid joins and Intune.</w:t>
      </w:r>
    </w:p>
    <w:p w14:paraId="69F6AA17" w14:textId="77777777" w:rsidR="00CB2EF0" w:rsidRPr="00FB1983" w:rsidRDefault="00CB2EF0" w:rsidP="00077D4B">
      <w:pPr>
        <w:numPr>
          <w:ilvl w:val="0"/>
          <w:numId w:val="28"/>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Confirm no conflicts between existing GPO and Intune profiles.</w:t>
      </w:r>
    </w:p>
    <w:p w14:paraId="36E81217" w14:textId="77777777" w:rsidR="00CB2EF0" w:rsidRPr="00FB1983" w:rsidRDefault="00CB2EF0" w:rsidP="00077D4B">
      <w:pPr>
        <w:numPr>
          <w:ilvl w:val="0"/>
          <w:numId w:val="28"/>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Assess bandwidth and latency at field locations.</w:t>
      </w:r>
    </w:p>
    <w:p w14:paraId="000ADF1D" w14:textId="77777777" w:rsidR="00CB2EF0" w:rsidRPr="00FB1983" w:rsidRDefault="00CB2EF0" w:rsidP="00077D4B">
      <w:pPr>
        <w:numPr>
          <w:ilvl w:val="0"/>
          <w:numId w:val="28"/>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Ensure reliable access via jump host (RDP) for implementation without direct credential sharing.</w:t>
      </w:r>
    </w:p>
    <w:p w14:paraId="3C1E1E72" w14:textId="77777777" w:rsidR="00CB2EF0" w:rsidRPr="00FB1983" w:rsidRDefault="00CB2EF0" w:rsidP="00077D4B">
      <w:pPr>
        <w:numPr>
          <w:ilvl w:val="0"/>
          <w:numId w:val="28"/>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Validate Duo MFA integration with Intune and hybrid join.</w:t>
      </w:r>
    </w:p>
    <w:p w14:paraId="6A82DD1F" w14:textId="77777777" w:rsidR="00CB2EF0" w:rsidRPr="00FB1983" w:rsidRDefault="00CB2EF0" w:rsidP="00077D4B">
      <w:pPr>
        <w:numPr>
          <w:ilvl w:val="0"/>
          <w:numId w:val="28"/>
        </w:num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Confirm firewall ports open for Azure AD Connect &amp; Intune.</w:t>
      </w:r>
    </w:p>
    <w:p w14:paraId="3969D058" w14:textId="77777777" w:rsidR="00CB2EF0" w:rsidRPr="00FB1983" w:rsidRDefault="00CB2EF0" w:rsidP="00077D4B">
      <w:pPr>
        <w:numPr>
          <w:ilvl w:val="0"/>
          <w:numId w:val="28"/>
        </w:num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NWR</w:t>
      </w:r>
      <w:r w:rsidRPr="00FB1983">
        <w:rPr>
          <w:rFonts w:ascii="Aptos" w:eastAsia="Times New Roman" w:hAnsi="Aptos"/>
          <w:sz w:val="24"/>
          <w:szCs w:val="24"/>
        </w:rPr>
        <w:t xml:space="preserve">: [Add </w:t>
      </w:r>
      <w:r>
        <w:rPr>
          <w:rFonts w:ascii="Aptos" w:eastAsia="Times New Roman" w:hAnsi="Aptos"/>
          <w:sz w:val="24"/>
          <w:szCs w:val="24"/>
        </w:rPr>
        <w:t>NWR</w:t>
      </w:r>
      <w:r w:rsidRPr="00FB1983">
        <w:rPr>
          <w:rFonts w:ascii="Aptos" w:eastAsia="Times New Roman" w:hAnsi="Aptos"/>
          <w:sz w:val="24"/>
          <w:szCs w:val="24"/>
        </w:rPr>
        <w:t>-specific network security notes]</w:t>
      </w:r>
    </w:p>
    <w:p w14:paraId="2B6A90E5" w14:textId="77777777" w:rsidR="00CB2EF0" w:rsidRPr="00FB1983" w:rsidRDefault="00000000" w:rsidP="00CB2EF0">
      <w:pPr>
        <w:spacing w:after="0" w:line="240" w:lineRule="auto"/>
        <w:rPr>
          <w:rFonts w:ascii="Aptos" w:eastAsia="Times New Roman" w:hAnsi="Aptos"/>
          <w:sz w:val="24"/>
          <w:szCs w:val="24"/>
        </w:rPr>
      </w:pPr>
      <w:r>
        <w:rPr>
          <w:rFonts w:ascii="Aptos" w:eastAsia="Times New Roman" w:hAnsi="Aptos"/>
          <w:sz w:val="24"/>
          <w:szCs w:val="24"/>
        </w:rPr>
        <w:pict w14:anchorId="41655E88">
          <v:rect id="_x0000_i1027" style="width:0;height:1.5pt" o:hralign="center" o:hrstd="t" o:hr="t" fillcolor="#a0a0a0" stroked="f"/>
        </w:pict>
      </w:r>
    </w:p>
    <w:p w14:paraId="32455B43" w14:textId="77777777" w:rsidR="00CB2EF0" w:rsidRDefault="00CB2EF0" w:rsidP="00CB2EF0">
      <w:pPr>
        <w:spacing w:before="100" w:beforeAutospacing="1" w:after="100" w:afterAutospacing="1" w:line="240" w:lineRule="auto"/>
        <w:outlineLvl w:val="1"/>
        <w:rPr>
          <w:rFonts w:ascii="Aptos" w:eastAsia="Times New Roman" w:hAnsi="Aptos"/>
          <w:b/>
          <w:bCs/>
          <w:sz w:val="36"/>
          <w:szCs w:val="36"/>
        </w:rPr>
      </w:pPr>
      <w:bookmarkStart w:id="87" w:name="_Toc197594155"/>
    </w:p>
    <w:p w14:paraId="29CAEA6A"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88" w:name="_Toc198531872"/>
      <w:r w:rsidRPr="00FB1983">
        <w:rPr>
          <w:rFonts w:ascii="Aptos" w:eastAsia="Times New Roman" w:hAnsi="Aptos"/>
          <w:b/>
          <w:bCs/>
          <w:sz w:val="36"/>
          <w:szCs w:val="36"/>
        </w:rPr>
        <w:t>1</w:t>
      </w:r>
      <w:r>
        <w:rPr>
          <w:rFonts w:ascii="Aptos" w:eastAsia="Times New Roman" w:hAnsi="Aptos"/>
          <w:b/>
          <w:bCs/>
          <w:sz w:val="36"/>
          <w:szCs w:val="36"/>
        </w:rPr>
        <w:t>7</w:t>
      </w:r>
      <w:r w:rsidRPr="00FB1983">
        <w:rPr>
          <w:rFonts w:ascii="Aptos" w:eastAsia="Times New Roman" w:hAnsi="Aptos"/>
          <w:b/>
          <w:bCs/>
          <w:sz w:val="36"/>
          <w:szCs w:val="36"/>
        </w:rPr>
        <w:t>. Testing &amp; Validation Plan</w:t>
      </w:r>
      <w:bookmarkEnd w:id="87"/>
      <w:bookmarkEnd w:id="88"/>
    </w:p>
    <w:tbl>
      <w:tblPr>
        <w:tblStyle w:val="GridTable1Light-Accent5"/>
        <w:tblW w:w="0" w:type="auto"/>
        <w:tblLook w:val="04A0" w:firstRow="1" w:lastRow="0" w:firstColumn="1" w:lastColumn="0" w:noHBand="0" w:noVBand="1"/>
      </w:tblPr>
      <w:tblGrid>
        <w:gridCol w:w="2101"/>
        <w:gridCol w:w="2964"/>
        <w:gridCol w:w="1679"/>
        <w:gridCol w:w="953"/>
      </w:tblGrid>
      <w:tr w:rsidR="00CB2EF0" w:rsidRPr="00FB1983" w14:paraId="795F2A68"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FAC83"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Test Step</w:t>
            </w:r>
          </w:p>
        </w:tc>
        <w:tc>
          <w:tcPr>
            <w:tcW w:w="0" w:type="auto"/>
            <w:hideMark/>
          </w:tcPr>
          <w:p w14:paraId="6ADA0CC8"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Expected Result</w:t>
            </w:r>
          </w:p>
        </w:tc>
        <w:tc>
          <w:tcPr>
            <w:tcW w:w="0" w:type="auto"/>
            <w:hideMark/>
          </w:tcPr>
          <w:p w14:paraId="4A2943C6"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Actual Result</w:t>
            </w:r>
          </w:p>
        </w:tc>
        <w:tc>
          <w:tcPr>
            <w:tcW w:w="0" w:type="auto"/>
            <w:hideMark/>
          </w:tcPr>
          <w:p w14:paraId="2C19EB28"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Status</w:t>
            </w:r>
          </w:p>
        </w:tc>
      </w:tr>
      <w:tr w:rsidR="00CB2EF0" w:rsidRPr="00FB1983" w14:paraId="7EEF156A"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52EABF8E"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AD Connect Sync</w:t>
            </w:r>
          </w:p>
        </w:tc>
        <w:tc>
          <w:tcPr>
            <w:tcW w:w="0" w:type="auto"/>
            <w:hideMark/>
          </w:tcPr>
          <w:p w14:paraId="12C39A75"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Users synced successfully</w:t>
            </w:r>
          </w:p>
        </w:tc>
        <w:tc>
          <w:tcPr>
            <w:tcW w:w="0" w:type="auto"/>
            <w:hideMark/>
          </w:tcPr>
          <w:p w14:paraId="7509353F"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w:t>
            </w:r>
          </w:p>
        </w:tc>
        <w:tc>
          <w:tcPr>
            <w:tcW w:w="0" w:type="auto"/>
            <w:hideMark/>
          </w:tcPr>
          <w:p w14:paraId="7D4C9B4F"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w:t>
            </w:r>
          </w:p>
        </w:tc>
      </w:tr>
      <w:tr w:rsidR="00CB2EF0" w:rsidRPr="00FB1983" w14:paraId="3CA55804"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35157D1E"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Hybrid Join</w:t>
            </w:r>
          </w:p>
        </w:tc>
        <w:tc>
          <w:tcPr>
            <w:tcW w:w="0" w:type="auto"/>
            <w:hideMark/>
          </w:tcPr>
          <w:p w14:paraId="146DBA3F"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Device joined Azure AD</w:t>
            </w:r>
          </w:p>
        </w:tc>
        <w:tc>
          <w:tcPr>
            <w:tcW w:w="0" w:type="auto"/>
            <w:hideMark/>
          </w:tcPr>
          <w:p w14:paraId="508ECE44"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w:t>
            </w:r>
          </w:p>
        </w:tc>
        <w:tc>
          <w:tcPr>
            <w:tcW w:w="0" w:type="auto"/>
            <w:hideMark/>
          </w:tcPr>
          <w:p w14:paraId="118BD635"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[Insert]</w:t>
            </w:r>
          </w:p>
        </w:tc>
      </w:tr>
    </w:tbl>
    <w:p w14:paraId="2E2E641A"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(Screenshots and logs to be inserted post-validation)</w:t>
      </w:r>
    </w:p>
    <w:p w14:paraId="44C2FA55" w14:textId="77777777" w:rsidR="00CB2EF0" w:rsidRPr="00FB1983" w:rsidRDefault="00000000" w:rsidP="00CB2EF0">
      <w:pPr>
        <w:spacing w:after="0" w:line="240" w:lineRule="auto"/>
        <w:rPr>
          <w:rFonts w:ascii="Aptos" w:eastAsia="Times New Roman" w:hAnsi="Aptos"/>
          <w:sz w:val="24"/>
          <w:szCs w:val="24"/>
        </w:rPr>
      </w:pPr>
      <w:r>
        <w:rPr>
          <w:rFonts w:ascii="Aptos" w:eastAsia="Times New Roman" w:hAnsi="Aptos"/>
          <w:sz w:val="24"/>
          <w:szCs w:val="24"/>
        </w:rPr>
        <w:pict w14:anchorId="68E85C99">
          <v:rect id="_x0000_i1028" style="width:0;height:1.5pt" o:hralign="center" o:hrstd="t" o:hr="t" fillcolor="#a0a0a0" stroked="f"/>
        </w:pict>
      </w:r>
    </w:p>
    <w:p w14:paraId="070A7443" w14:textId="77777777" w:rsidR="00CB2EF0" w:rsidRDefault="00CB2EF0" w:rsidP="00CB2EF0">
      <w:pPr>
        <w:spacing w:before="100" w:beforeAutospacing="1" w:after="100" w:afterAutospacing="1" w:line="240" w:lineRule="auto"/>
        <w:outlineLvl w:val="1"/>
        <w:rPr>
          <w:rFonts w:ascii="Aptos" w:eastAsia="Times New Roman" w:hAnsi="Aptos"/>
          <w:b/>
          <w:bCs/>
          <w:sz w:val="36"/>
          <w:szCs w:val="36"/>
        </w:rPr>
      </w:pPr>
      <w:bookmarkStart w:id="89" w:name="_Toc197594156"/>
    </w:p>
    <w:p w14:paraId="371AD89A" w14:textId="77777777" w:rsidR="00CB2EF0" w:rsidRDefault="00CB2EF0" w:rsidP="00CB2EF0">
      <w:pPr>
        <w:spacing w:before="100" w:beforeAutospacing="1" w:after="100" w:afterAutospacing="1" w:line="240" w:lineRule="auto"/>
        <w:outlineLvl w:val="1"/>
        <w:rPr>
          <w:rFonts w:ascii="Aptos" w:eastAsia="Times New Roman" w:hAnsi="Aptos"/>
          <w:b/>
          <w:bCs/>
          <w:sz w:val="36"/>
          <w:szCs w:val="36"/>
        </w:rPr>
      </w:pPr>
    </w:p>
    <w:p w14:paraId="1BF45082"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90" w:name="_Toc198531873"/>
      <w:r w:rsidRPr="00FB1983">
        <w:rPr>
          <w:rFonts w:ascii="Aptos" w:eastAsia="Times New Roman" w:hAnsi="Aptos"/>
          <w:b/>
          <w:bCs/>
          <w:sz w:val="36"/>
          <w:szCs w:val="36"/>
        </w:rPr>
        <w:t>1</w:t>
      </w:r>
      <w:r>
        <w:rPr>
          <w:rFonts w:ascii="Aptos" w:eastAsia="Times New Roman" w:hAnsi="Aptos"/>
          <w:b/>
          <w:bCs/>
          <w:sz w:val="36"/>
          <w:szCs w:val="36"/>
        </w:rPr>
        <w:t>8</w:t>
      </w:r>
      <w:r w:rsidRPr="00FB1983">
        <w:rPr>
          <w:rFonts w:ascii="Aptos" w:eastAsia="Times New Roman" w:hAnsi="Aptos"/>
          <w:b/>
          <w:bCs/>
          <w:sz w:val="36"/>
          <w:szCs w:val="36"/>
        </w:rPr>
        <w:t>. User Scenarios &amp; Usage Stories</w:t>
      </w:r>
      <w:bookmarkEnd w:id="89"/>
      <w:bookmarkEnd w:id="90"/>
    </w:p>
    <w:p w14:paraId="06C1466C"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b/>
          <w:bCs/>
          <w:sz w:val="24"/>
          <w:szCs w:val="24"/>
        </w:rPr>
        <w:t>Scenario 1:</w:t>
      </w:r>
      <w:r w:rsidRPr="00FB1983">
        <w:rPr>
          <w:rFonts w:ascii="Aptos" w:eastAsia="Times New Roman" w:hAnsi="Aptos"/>
          <w:sz w:val="24"/>
          <w:szCs w:val="24"/>
        </w:rPr>
        <w:br/>
        <w:t>Field engineer logs into shared laptop → authenticates with Duo MFA → connects to VPN → uses diagnostics → auto-logout triggers after inactivity.</w:t>
      </w:r>
    </w:p>
    <w:p w14:paraId="3FB763BE"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b/>
          <w:bCs/>
          <w:sz w:val="24"/>
          <w:szCs w:val="24"/>
        </w:rPr>
        <w:t>Scenario 2:</w:t>
      </w:r>
      <w:r w:rsidRPr="00FB1983">
        <w:rPr>
          <w:rFonts w:ascii="Aptos" w:eastAsia="Times New Roman" w:hAnsi="Aptos"/>
          <w:sz w:val="24"/>
          <w:szCs w:val="24"/>
        </w:rPr>
        <w:br/>
        <w:t>IT admin uses Intune portal → remotely wipes lost laptop → revokes compliance.</w:t>
      </w:r>
    </w:p>
    <w:p w14:paraId="797A46F0"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r w:rsidRPr="00FB1983">
        <w:rPr>
          <w:rFonts w:ascii="Aptos" w:eastAsia="Times New Roman" w:hAnsi="Aptos"/>
          <w:sz w:val="24"/>
          <w:szCs w:val="24"/>
        </w:rPr>
        <w:t>(Insert additional scenarios as needed)</w:t>
      </w:r>
    </w:p>
    <w:p w14:paraId="63005A00" w14:textId="77777777" w:rsidR="00CB2EF0" w:rsidRPr="00FB1983" w:rsidRDefault="00000000" w:rsidP="00CB2EF0">
      <w:pPr>
        <w:spacing w:after="0" w:line="240" w:lineRule="auto"/>
        <w:rPr>
          <w:rFonts w:ascii="Aptos" w:eastAsia="Times New Roman" w:hAnsi="Aptos"/>
          <w:sz w:val="24"/>
          <w:szCs w:val="24"/>
        </w:rPr>
      </w:pPr>
      <w:r>
        <w:rPr>
          <w:rFonts w:ascii="Aptos" w:eastAsia="Times New Roman" w:hAnsi="Aptos"/>
          <w:sz w:val="24"/>
          <w:szCs w:val="24"/>
        </w:rPr>
        <w:pict w14:anchorId="35354794">
          <v:rect id="_x0000_i1029" style="width:0;height:1.5pt" o:hralign="center" o:hrstd="t" o:hr="t" fillcolor="#a0a0a0" stroked="f"/>
        </w:pict>
      </w:r>
    </w:p>
    <w:p w14:paraId="1F8992BC"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91" w:name="_Toc197594157"/>
      <w:bookmarkStart w:id="92" w:name="_Toc198531874"/>
      <w:r w:rsidRPr="00FB1983">
        <w:rPr>
          <w:rFonts w:ascii="Aptos" w:eastAsia="Times New Roman" w:hAnsi="Aptos"/>
          <w:b/>
          <w:bCs/>
          <w:sz w:val="36"/>
          <w:szCs w:val="36"/>
        </w:rPr>
        <w:t>1</w:t>
      </w:r>
      <w:r>
        <w:rPr>
          <w:rFonts w:ascii="Aptos" w:eastAsia="Times New Roman" w:hAnsi="Aptos"/>
          <w:b/>
          <w:bCs/>
          <w:sz w:val="36"/>
          <w:szCs w:val="36"/>
        </w:rPr>
        <w:t>9</w:t>
      </w:r>
      <w:r w:rsidRPr="00FB1983">
        <w:rPr>
          <w:rFonts w:ascii="Aptos" w:eastAsia="Times New Roman" w:hAnsi="Aptos"/>
          <w:b/>
          <w:bCs/>
          <w:sz w:val="36"/>
          <w:szCs w:val="36"/>
        </w:rPr>
        <w:t>. Technical Assumptions &amp; Constraints</w:t>
      </w:r>
      <w:bookmarkEnd w:id="91"/>
      <w:bookmarkEnd w:id="92"/>
    </w:p>
    <w:tbl>
      <w:tblPr>
        <w:tblStyle w:val="GridTable1Light-Accent5"/>
        <w:tblW w:w="0" w:type="auto"/>
        <w:tblLook w:val="04A0" w:firstRow="1" w:lastRow="0" w:firstColumn="1" w:lastColumn="0" w:noHBand="0" w:noVBand="1"/>
      </w:tblPr>
      <w:tblGrid>
        <w:gridCol w:w="2311"/>
        <w:gridCol w:w="5047"/>
      </w:tblGrid>
      <w:tr w:rsidR="00CB2EF0" w:rsidRPr="00FB1983" w14:paraId="6EBEC187"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EFCE0"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Assumption</w:t>
            </w:r>
          </w:p>
        </w:tc>
        <w:tc>
          <w:tcPr>
            <w:tcW w:w="0" w:type="auto"/>
            <w:hideMark/>
          </w:tcPr>
          <w:p w14:paraId="4EC8219F" w14:textId="77777777" w:rsidR="00CB2EF0" w:rsidRPr="00FB1983" w:rsidRDefault="00CB2EF0" w:rsidP="00F93CDA">
            <w:pPr>
              <w:cnfStyle w:val="100000000000" w:firstRow="1"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Details</w:t>
            </w:r>
          </w:p>
        </w:tc>
      </w:tr>
      <w:tr w:rsidR="00CB2EF0" w:rsidRPr="00FB1983" w14:paraId="3B54BEA8"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2713400C"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Windows 10/11 Pro</w:t>
            </w:r>
          </w:p>
        </w:tc>
        <w:tc>
          <w:tcPr>
            <w:tcW w:w="0" w:type="auto"/>
            <w:hideMark/>
          </w:tcPr>
          <w:p w14:paraId="288CC455"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Required for hybrid join</w:t>
            </w:r>
          </w:p>
        </w:tc>
      </w:tr>
      <w:tr w:rsidR="00CB2EF0" w:rsidRPr="00FB1983" w14:paraId="5FDE808C"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3D22FB56"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Duo MFA remains</w:t>
            </w:r>
          </w:p>
        </w:tc>
        <w:tc>
          <w:tcPr>
            <w:tcW w:w="0" w:type="auto"/>
            <w:hideMark/>
          </w:tcPr>
          <w:p w14:paraId="0210F6F3"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No transition to Azure MFA</w:t>
            </w:r>
          </w:p>
        </w:tc>
      </w:tr>
      <w:tr w:rsidR="00CB2EF0" w:rsidRPr="00FB1983" w14:paraId="68CDF3A4"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75F66482"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Jump host required</w:t>
            </w:r>
          </w:p>
        </w:tc>
        <w:tc>
          <w:tcPr>
            <w:tcW w:w="0" w:type="auto"/>
            <w:hideMark/>
          </w:tcPr>
          <w:p w14:paraId="087AC46B"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RDP access</w:t>
            </w:r>
            <w:r>
              <w:rPr>
                <w:rFonts w:ascii="Aptos" w:eastAsia="Times New Roman" w:hAnsi="Aptos"/>
                <w:sz w:val="24"/>
                <w:szCs w:val="24"/>
              </w:rPr>
              <w:t xml:space="preserve"> for Entra ID Connect</w:t>
            </w:r>
          </w:p>
        </w:tc>
      </w:tr>
      <w:tr w:rsidR="00CB2EF0" w:rsidRPr="00FB1983" w14:paraId="1C713E43" w14:textId="77777777" w:rsidTr="00F93CDA">
        <w:tc>
          <w:tcPr>
            <w:cnfStyle w:val="001000000000" w:firstRow="0" w:lastRow="0" w:firstColumn="1" w:lastColumn="0" w:oddVBand="0" w:evenVBand="0" w:oddHBand="0" w:evenHBand="0" w:firstRowFirstColumn="0" w:firstRowLastColumn="0" w:lastRowFirstColumn="0" w:lastRowLastColumn="0"/>
            <w:tcW w:w="0" w:type="auto"/>
          </w:tcPr>
          <w:p w14:paraId="4008D250"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Ports allowed</w:t>
            </w:r>
          </w:p>
        </w:tc>
        <w:tc>
          <w:tcPr>
            <w:tcW w:w="0" w:type="auto"/>
          </w:tcPr>
          <w:p w14:paraId="2D792AF2" w14:textId="55E3121E"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Firewall ports open for Azure AD/Intune</w:t>
            </w:r>
            <w:ins w:id="93" w:author="Olli Ojala | Orro" w:date="2025-09-24T09:59:00Z" w16du:dateUtc="2025-09-23T23:59:00Z">
              <w:r w:rsidR="009F08CD">
                <w:rPr>
                  <w:rFonts w:ascii="Aptos" w:eastAsia="Times New Roman" w:hAnsi="Aptos"/>
                  <w:sz w:val="24"/>
                  <w:szCs w:val="24"/>
                </w:rPr>
                <w:t xml:space="preserve"> (Ref 2.)</w:t>
              </w:r>
            </w:ins>
          </w:p>
        </w:tc>
      </w:tr>
      <w:tr w:rsidR="00CB2EF0" w:rsidRPr="00FB1983" w14:paraId="2D05D7BC" w14:textId="77777777" w:rsidTr="00F93CDA">
        <w:tc>
          <w:tcPr>
            <w:cnfStyle w:val="001000000000" w:firstRow="0" w:lastRow="0" w:firstColumn="1" w:lastColumn="0" w:oddVBand="0" w:evenVBand="0" w:oddHBand="0" w:evenHBand="0" w:firstRowFirstColumn="0" w:firstRowLastColumn="0" w:lastRowFirstColumn="0" w:lastRowLastColumn="0"/>
            <w:tcW w:w="0" w:type="auto"/>
          </w:tcPr>
          <w:p w14:paraId="3F6E5A98" w14:textId="77777777" w:rsidR="00CB2EF0" w:rsidRPr="00FB1983" w:rsidRDefault="00CB2EF0" w:rsidP="00F93CDA">
            <w:pPr>
              <w:rPr>
                <w:rFonts w:ascii="Aptos" w:eastAsia="Times New Roman" w:hAnsi="Aptos"/>
                <w:sz w:val="24"/>
                <w:szCs w:val="24"/>
              </w:rPr>
            </w:pPr>
            <w:r w:rsidRPr="00FB1983">
              <w:rPr>
                <w:rFonts w:ascii="Aptos" w:eastAsia="Times New Roman" w:hAnsi="Aptos"/>
                <w:sz w:val="24"/>
                <w:szCs w:val="24"/>
              </w:rPr>
              <w:t>DNS allowlist</w:t>
            </w:r>
          </w:p>
        </w:tc>
        <w:tc>
          <w:tcPr>
            <w:tcW w:w="0" w:type="auto"/>
          </w:tcPr>
          <w:p w14:paraId="07965349"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sz w:val="24"/>
                <w:szCs w:val="24"/>
              </w:rPr>
            </w:pPr>
            <w:r w:rsidRPr="00FB1983">
              <w:rPr>
                <w:rFonts w:ascii="Aptos" w:eastAsia="Times New Roman" w:hAnsi="Aptos"/>
                <w:sz w:val="24"/>
                <w:szCs w:val="24"/>
              </w:rPr>
              <w:t>*.microsoft.com, *.azure.com approved</w:t>
            </w:r>
          </w:p>
        </w:tc>
      </w:tr>
    </w:tbl>
    <w:p w14:paraId="54321452" w14:textId="218A59E2" w:rsidR="00CB2EF0" w:rsidRPr="00FB1983" w:rsidRDefault="00631141" w:rsidP="00631141">
      <w:pPr>
        <w:spacing w:before="100" w:beforeAutospacing="1" w:after="100" w:afterAutospacing="1" w:line="240" w:lineRule="auto"/>
        <w:rPr>
          <w:rFonts w:ascii="Aptos" w:eastAsia="Times New Roman" w:hAnsi="Aptos"/>
          <w:sz w:val="24"/>
          <w:szCs w:val="24"/>
        </w:rPr>
      </w:pPr>
      <w:ins w:id="94" w:author="Olli Ojala | Orro" w:date="2025-09-29T16:02:00Z" w16du:dateUtc="2025-09-29T06:02:00Z">
        <w:r w:rsidRPr="00631141">
          <w:rPr>
            <w:rFonts w:ascii="Aptos" w:eastAsia="Times New Roman" w:hAnsi="Aptos"/>
            <w:sz w:val="24"/>
            <w:szCs w:val="24"/>
          </w:rPr>
          <w:t>* Enabling ports and DNS allow lists through the firewall is required.</w:t>
        </w:r>
      </w:ins>
    </w:p>
    <w:p w14:paraId="20428381" w14:textId="77777777" w:rsidR="00CB2EF0" w:rsidRPr="00FB1983" w:rsidRDefault="00CB2EF0" w:rsidP="00CB2EF0">
      <w:pPr>
        <w:spacing w:before="100" w:beforeAutospacing="1" w:after="100" w:afterAutospacing="1" w:line="240" w:lineRule="auto"/>
        <w:outlineLvl w:val="1"/>
        <w:rPr>
          <w:rFonts w:ascii="Aptos" w:eastAsia="Times New Roman" w:hAnsi="Aptos"/>
          <w:b/>
          <w:bCs/>
          <w:sz w:val="36"/>
          <w:szCs w:val="36"/>
        </w:rPr>
      </w:pPr>
      <w:bookmarkStart w:id="95" w:name="_Toc197594158"/>
      <w:bookmarkStart w:id="96" w:name="_Toc198531875"/>
      <w:r>
        <w:rPr>
          <w:rFonts w:ascii="Aptos" w:eastAsia="Times New Roman" w:hAnsi="Aptos"/>
          <w:b/>
          <w:bCs/>
          <w:sz w:val="36"/>
          <w:szCs w:val="36"/>
        </w:rPr>
        <w:t>20</w:t>
      </w:r>
      <w:r w:rsidRPr="00FB1983">
        <w:rPr>
          <w:rFonts w:ascii="Aptos" w:eastAsia="Times New Roman" w:hAnsi="Aptos"/>
          <w:b/>
          <w:bCs/>
          <w:sz w:val="36"/>
          <w:szCs w:val="36"/>
        </w:rPr>
        <w:t>. Glossary</w:t>
      </w:r>
      <w:bookmarkEnd w:id="95"/>
      <w:bookmarkEnd w:id="96"/>
    </w:p>
    <w:tbl>
      <w:tblPr>
        <w:tblStyle w:val="GridTable1Light-Accent6"/>
        <w:tblW w:w="0" w:type="auto"/>
        <w:tblLook w:val="04A0" w:firstRow="1" w:lastRow="0" w:firstColumn="1" w:lastColumn="0" w:noHBand="0" w:noVBand="1"/>
      </w:tblPr>
      <w:tblGrid>
        <w:gridCol w:w="2190"/>
        <w:gridCol w:w="4074"/>
      </w:tblGrid>
      <w:tr w:rsidR="00CB2EF0" w:rsidRPr="00FB1983" w14:paraId="1906952D" w14:textId="77777777" w:rsidTr="00F93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BAD0D" w14:textId="77777777" w:rsidR="00CB2EF0" w:rsidRPr="00FB1983" w:rsidRDefault="00CB2EF0" w:rsidP="00F93CDA">
            <w:pPr>
              <w:jc w:val="center"/>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Term</w:t>
            </w:r>
          </w:p>
        </w:tc>
        <w:tc>
          <w:tcPr>
            <w:tcW w:w="0" w:type="auto"/>
            <w:hideMark/>
          </w:tcPr>
          <w:p w14:paraId="64EAA69C" w14:textId="77777777" w:rsidR="00CB2EF0" w:rsidRPr="00FB1983" w:rsidRDefault="00CB2EF0" w:rsidP="00F93CDA">
            <w:pPr>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Definition</w:t>
            </w:r>
          </w:p>
        </w:tc>
      </w:tr>
      <w:tr w:rsidR="00CB2EF0" w:rsidRPr="00FB1983" w14:paraId="434E306D"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2C95A568" w14:textId="77777777" w:rsidR="00CB2EF0" w:rsidRPr="00FB1983" w:rsidRDefault="00CB2EF0" w:rsidP="00F93CDA">
            <w:pPr>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Intune</w:t>
            </w:r>
          </w:p>
        </w:tc>
        <w:tc>
          <w:tcPr>
            <w:tcW w:w="0" w:type="auto"/>
            <w:hideMark/>
          </w:tcPr>
          <w:p w14:paraId="03F75A41"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Microsoft Endpoint Manager platform</w:t>
            </w:r>
          </w:p>
        </w:tc>
      </w:tr>
      <w:tr w:rsidR="00CB2EF0" w:rsidRPr="00FB1983" w14:paraId="7D22A723"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29A4A402" w14:textId="77777777" w:rsidR="00CB2EF0" w:rsidRPr="00FB1983" w:rsidRDefault="00CB2EF0" w:rsidP="00F93CDA">
            <w:pPr>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Azure AD Connect</w:t>
            </w:r>
          </w:p>
        </w:tc>
        <w:tc>
          <w:tcPr>
            <w:tcW w:w="0" w:type="auto"/>
            <w:hideMark/>
          </w:tcPr>
          <w:p w14:paraId="2C34B579"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Syncs on-prem AD to Azure AD</w:t>
            </w:r>
          </w:p>
        </w:tc>
      </w:tr>
      <w:tr w:rsidR="00CB2EF0" w:rsidRPr="00FB1983" w14:paraId="5E5AA0DB"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3572F528" w14:textId="77777777" w:rsidR="00CB2EF0" w:rsidRPr="00FB1983" w:rsidRDefault="00CB2EF0" w:rsidP="00F93CDA">
            <w:pPr>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Hybrid Join</w:t>
            </w:r>
          </w:p>
        </w:tc>
        <w:tc>
          <w:tcPr>
            <w:tcW w:w="0" w:type="auto"/>
            <w:hideMark/>
          </w:tcPr>
          <w:p w14:paraId="1633DAB9"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Device joined to on-prem + Azure AD</w:t>
            </w:r>
          </w:p>
        </w:tc>
      </w:tr>
      <w:tr w:rsidR="00CB2EF0" w:rsidRPr="00FB1983" w14:paraId="57CD22E6" w14:textId="77777777" w:rsidTr="00F93CDA">
        <w:tc>
          <w:tcPr>
            <w:cnfStyle w:val="001000000000" w:firstRow="0" w:lastRow="0" w:firstColumn="1" w:lastColumn="0" w:oddVBand="0" w:evenVBand="0" w:oddHBand="0" w:evenHBand="0" w:firstRowFirstColumn="0" w:firstRowLastColumn="0" w:lastRowFirstColumn="0" w:lastRowLastColumn="0"/>
            <w:tcW w:w="0" w:type="auto"/>
            <w:hideMark/>
          </w:tcPr>
          <w:p w14:paraId="55D9CD7F" w14:textId="77777777" w:rsidR="00CB2EF0" w:rsidRPr="00FB1983" w:rsidRDefault="00CB2EF0" w:rsidP="00F93CDA">
            <w:pPr>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Duo MFA</w:t>
            </w:r>
          </w:p>
        </w:tc>
        <w:tc>
          <w:tcPr>
            <w:tcW w:w="0" w:type="auto"/>
            <w:hideMark/>
          </w:tcPr>
          <w:p w14:paraId="1FAD561C" w14:textId="77777777" w:rsidR="00CB2EF0" w:rsidRPr="00FB1983" w:rsidRDefault="00CB2EF0" w:rsidP="00F93CDA">
            <w:pPr>
              <w:cnfStyle w:val="000000000000" w:firstRow="0" w:lastRow="0" w:firstColumn="0" w:lastColumn="0" w:oddVBand="0" w:evenVBand="0" w:oddHBand="0" w:evenHBand="0" w:firstRowFirstColumn="0" w:firstRowLastColumn="0" w:lastRowFirstColumn="0" w:lastRowLastColumn="0"/>
              <w:rPr>
                <w:rFonts w:ascii="Aptos" w:eastAsia="Times New Roman" w:hAnsi="Aptos"/>
                <w:kern w:val="0"/>
                <w:sz w:val="24"/>
                <w:szCs w:val="24"/>
                <w14:ligatures w14:val="none"/>
              </w:rPr>
            </w:pPr>
            <w:r w:rsidRPr="00FB1983">
              <w:rPr>
                <w:rFonts w:ascii="Aptos" w:eastAsia="Times New Roman" w:hAnsi="Aptos"/>
                <w:kern w:val="0"/>
                <w:sz w:val="24"/>
                <w:szCs w:val="24"/>
                <w14:ligatures w14:val="none"/>
              </w:rPr>
              <w:t>Multi-factor authentication platform</w:t>
            </w:r>
          </w:p>
        </w:tc>
      </w:tr>
    </w:tbl>
    <w:p w14:paraId="73C0AA44" w14:textId="77777777" w:rsidR="00CB2EF0" w:rsidRPr="00FB1983" w:rsidRDefault="00CB2EF0" w:rsidP="00CB2EF0">
      <w:pPr>
        <w:spacing w:before="100" w:beforeAutospacing="1" w:after="100" w:afterAutospacing="1" w:line="240" w:lineRule="auto"/>
        <w:rPr>
          <w:rFonts w:ascii="Aptos" w:eastAsia="Times New Roman" w:hAnsi="Aptos"/>
          <w:sz w:val="24"/>
          <w:szCs w:val="24"/>
        </w:rPr>
      </w:pPr>
    </w:p>
    <w:p w14:paraId="2E9F59D5" w14:textId="10CFB4D2" w:rsidR="00575579" w:rsidRDefault="0037319D" w:rsidP="0037319D">
      <w:pPr>
        <w:spacing w:before="100" w:beforeAutospacing="1" w:after="100" w:afterAutospacing="1" w:line="240" w:lineRule="auto"/>
        <w:outlineLvl w:val="1"/>
        <w:rPr>
          <w:ins w:id="97" w:author="Olli Ojala | Orro" w:date="2025-09-23T15:33:00Z" w16du:dateUtc="2025-09-23T05:33:00Z"/>
          <w:rFonts w:ascii="Aptos" w:eastAsia="Times New Roman" w:hAnsi="Aptos"/>
          <w:b/>
          <w:bCs/>
          <w:sz w:val="36"/>
          <w:szCs w:val="36"/>
        </w:rPr>
      </w:pPr>
      <w:ins w:id="98" w:author="Olli Ojala | Orro" w:date="2025-09-23T15:33:00Z" w16du:dateUtc="2025-09-23T05:33:00Z">
        <w:r>
          <w:rPr>
            <w:rFonts w:ascii="Aptos" w:eastAsia="Times New Roman" w:hAnsi="Aptos"/>
            <w:b/>
            <w:bCs/>
            <w:sz w:val="36"/>
            <w:szCs w:val="36"/>
          </w:rPr>
          <w:t>21</w:t>
        </w:r>
        <w:r w:rsidRPr="00FB1983">
          <w:rPr>
            <w:rFonts w:ascii="Aptos" w:eastAsia="Times New Roman" w:hAnsi="Aptos"/>
            <w:b/>
            <w:bCs/>
            <w:sz w:val="36"/>
            <w:szCs w:val="36"/>
          </w:rPr>
          <w:t xml:space="preserve">. </w:t>
        </w:r>
        <w:r w:rsidR="00575579">
          <w:rPr>
            <w:rFonts w:ascii="Aptos" w:eastAsia="Times New Roman" w:hAnsi="Aptos"/>
            <w:b/>
            <w:bCs/>
            <w:sz w:val="36"/>
            <w:szCs w:val="36"/>
          </w:rPr>
          <w:t>References</w:t>
        </w:r>
      </w:ins>
    </w:p>
    <w:p w14:paraId="609A336A" w14:textId="289B22AE" w:rsidR="000D6966" w:rsidRDefault="005A0F62" w:rsidP="000D6966">
      <w:pPr>
        <w:spacing w:before="100" w:beforeAutospacing="1" w:after="100" w:afterAutospacing="1" w:line="240" w:lineRule="auto"/>
        <w:ind w:left="1440" w:hanging="1440"/>
        <w:outlineLvl w:val="1"/>
        <w:rPr>
          <w:ins w:id="99" w:author="Olli Ojala | Orro" w:date="2025-09-24T09:59:00Z" w16du:dateUtc="2025-09-23T23:59:00Z"/>
          <w:rFonts w:ascii="Aptos" w:eastAsia="Times New Roman" w:hAnsi="Aptos"/>
          <w:sz w:val="22"/>
          <w:szCs w:val="22"/>
        </w:rPr>
      </w:pPr>
      <w:ins w:id="100" w:author="Olli Ojala | Orro" w:date="2025-09-23T15:42:00Z" w16du:dateUtc="2025-09-23T05:42:00Z">
        <w:r>
          <w:rPr>
            <w:rFonts w:ascii="Aptos" w:eastAsia="Times New Roman" w:hAnsi="Aptos"/>
            <w:sz w:val="22"/>
            <w:szCs w:val="22"/>
          </w:rPr>
          <w:t>Ref 1</w:t>
        </w:r>
      </w:ins>
      <w:ins w:id="101" w:author="Olli Ojala | Orro" w:date="2025-09-23T15:48:00Z" w16du:dateUtc="2025-09-23T05:48:00Z">
        <w:r w:rsidR="00965154">
          <w:rPr>
            <w:rFonts w:ascii="Aptos" w:eastAsia="Times New Roman" w:hAnsi="Aptos"/>
            <w:sz w:val="22"/>
            <w:szCs w:val="22"/>
          </w:rPr>
          <w:t>.</w:t>
        </w:r>
      </w:ins>
      <w:ins w:id="102" w:author="Olli Ojala | Orro" w:date="2025-09-23T15:42:00Z" w16du:dateUtc="2025-09-23T05:42:00Z">
        <w:r>
          <w:rPr>
            <w:rFonts w:ascii="Aptos" w:eastAsia="Times New Roman" w:hAnsi="Aptos"/>
            <w:sz w:val="22"/>
            <w:szCs w:val="22"/>
          </w:rPr>
          <w:tab/>
        </w:r>
      </w:ins>
      <w:ins w:id="103" w:author="Olli Ojala | Orro" w:date="2025-09-23T15:47:00Z">
        <w:r w:rsidR="00965154" w:rsidRPr="00965154">
          <w:rPr>
            <w:rFonts w:ascii="Aptos" w:eastAsia="Times New Roman" w:hAnsi="Aptos"/>
            <w:sz w:val="22"/>
            <w:szCs w:val="22"/>
          </w:rPr>
          <w:fldChar w:fldCharType="begin"/>
        </w:r>
        <w:r w:rsidR="00965154" w:rsidRPr="00965154">
          <w:rPr>
            <w:rFonts w:ascii="Aptos" w:eastAsia="Times New Roman" w:hAnsi="Aptos"/>
            <w:sz w:val="22"/>
            <w:szCs w:val="22"/>
          </w:rPr>
          <w:instrText>HYPERLINK "https://learn.microsoft.com/en-us/entra/identity/hybrid/connect/reference-connect-accounts-permissions"</w:instrText>
        </w:r>
        <w:r w:rsidR="00965154" w:rsidRPr="00965154">
          <w:rPr>
            <w:rFonts w:ascii="Aptos" w:eastAsia="Times New Roman" w:hAnsi="Aptos"/>
            <w:sz w:val="22"/>
            <w:szCs w:val="22"/>
          </w:rPr>
        </w:r>
        <w:r w:rsidR="00965154" w:rsidRPr="00965154">
          <w:rPr>
            <w:rFonts w:ascii="Aptos" w:eastAsia="Times New Roman" w:hAnsi="Aptos"/>
            <w:sz w:val="22"/>
            <w:szCs w:val="22"/>
          </w:rPr>
          <w:fldChar w:fldCharType="separate"/>
        </w:r>
        <w:r w:rsidR="00965154" w:rsidRPr="00965154">
          <w:rPr>
            <w:rStyle w:val="Hyperlink"/>
            <w:rFonts w:ascii="Aptos" w:eastAsia="Times New Roman" w:hAnsi="Aptos"/>
            <w:sz w:val="22"/>
            <w:szCs w:val="22"/>
          </w:rPr>
          <w:t>Microsoft Entra Connect: Accounts and permissions - Microsoft Entra ID | Microsoft Learn</w:t>
        </w:r>
      </w:ins>
      <w:ins w:id="104" w:author="Olli Ojala | Orro" w:date="2025-09-23T15:47:00Z" w16du:dateUtc="2025-09-23T05:47:00Z">
        <w:r w:rsidR="00965154" w:rsidRPr="00965154">
          <w:rPr>
            <w:rFonts w:ascii="Aptos" w:eastAsia="Times New Roman" w:hAnsi="Aptos"/>
            <w:sz w:val="22"/>
            <w:szCs w:val="22"/>
          </w:rPr>
          <w:fldChar w:fldCharType="end"/>
        </w:r>
      </w:ins>
    </w:p>
    <w:p w14:paraId="7F75D195" w14:textId="15292E29" w:rsidR="000D6966" w:rsidRDefault="000D6966" w:rsidP="000D6966">
      <w:pPr>
        <w:spacing w:before="100" w:beforeAutospacing="1" w:after="100" w:afterAutospacing="1" w:line="240" w:lineRule="auto"/>
        <w:ind w:left="1440" w:hanging="1440"/>
        <w:outlineLvl w:val="1"/>
        <w:rPr>
          <w:ins w:id="105" w:author="Olli Ojala | Orro" w:date="2025-09-24T10:00:00Z" w16du:dateUtc="2025-09-24T00:00:00Z"/>
          <w:rFonts w:ascii="Aptos" w:eastAsia="Times New Roman" w:hAnsi="Aptos"/>
          <w:sz w:val="22"/>
          <w:szCs w:val="22"/>
        </w:rPr>
      </w:pPr>
      <w:ins w:id="106" w:author="Olli Ojala | Orro" w:date="2025-09-24T09:59:00Z" w16du:dateUtc="2025-09-23T23:59:00Z">
        <w:r>
          <w:rPr>
            <w:rFonts w:ascii="Aptos" w:eastAsia="Times New Roman" w:hAnsi="Aptos"/>
            <w:sz w:val="22"/>
            <w:szCs w:val="22"/>
          </w:rPr>
          <w:t>Ref 2.</w:t>
        </w:r>
        <w:r>
          <w:rPr>
            <w:rFonts w:ascii="Aptos" w:eastAsia="Times New Roman" w:hAnsi="Aptos"/>
            <w:sz w:val="22"/>
            <w:szCs w:val="22"/>
          </w:rPr>
          <w:tab/>
        </w:r>
      </w:ins>
      <w:ins w:id="107" w:author="Olli Ojala | Orro" w:date="2025-09-24T10:00:00Z" w16du:dateUtc="2025-09-24T00:00:00Z">
        <w:r w:rsidR="003E73AE">
          <w:rPr>
            <w:rFonts w:ascii="Aptos" w:eastAsia="Times New Roman" w:hAnsi="Aptos"/>
            <w:sz w:val="22"/>
            <w:szCs w:val="22"/>
          </w:rPr>
          <w:fldChar w:fldCharType="begin"/>
        </w:r>
        <w:r w:rsidR="003E73AE">
          <w:rPr>
            <w:rFonts w:ascii="Aptos" w:eastAsia="Times New Roman" w:hAnsi="Aptos"/>
            <w:sz w:val="22"/>
            <w:szCs w:val="22"/>
          </w:rPr>
          <w:instrText>HYPERLINK "</w:instrText>
        </w:r>
        <w:r w:rsidR="003E73AE" w:rsidRPr="003E73AE">
          <w:rPr>
            <w:rFonts w:ascii="Aptos" w:eastAsia="Times New Roman" w:hAnsi="Aptos"/>
            <w:sz w:val="22"/>
            <w:szCs w:val="22"/>
          </w:rPr>
          <w:instrText>https://learn.microsoft.com/en-us/intune/intune-service/fundamentals/intune-endpoints?tabs=north-america</w:instrText>
        </w:r>
        <w:r w:rsidR="003E73AE">
          <w:rPr>
            <w:rFonts w:ascii="Aptos" w:eastAsia="Times New Roman" w:hAnsi="Aptos"/>
            <w:sz w:val="22"/>
            <w:szCs w:val="22"/>
          </w:rPr>
          <w:instrText>"</w:instrText>
        </w:r>
        <w:r w:rsidR="003E73AE">
          <w:rPr>
            <w:rFonts w:ascii="Aptos" w:eastAsia="Times New Roman" w:hAnsi="Aptos"/>
            <w:sz w:val="22"/>
            <w:szCs w:val="22"/>
          </w:rPr>
        </w:r>
        <w:r w:rsidR="003E73AE">
          <w:rPr>
            <w:rFonts w:ascii="Aptos" w:eastAsia="Times New Roman" w:hAnsi="Aptos"/>
            <w:sz w:val="22"/>
            <w:szCs w:val="22"/>
          </w:rPr>
          <w:fldChar w:fldCharType="separate"/>
        </w:r>
        <w:r w:rsidR="003E73AE" w:rsidRPr="004F3EE8">
          <w:rPr>
            <w:rStyle w:val="Hyperlink"/>
            <w:rFonts w:ascii="Aptos" w:eastAsia="Times New Roman" w:hAnsi="Aptos"/>
            <w:sz w:val="22"/>
            <w:szCs w:val="22"/>
          </w:rPr>
          <w:t>https://learn.microsoft.com/en-us/intune/intune-service/fundamentals/intune-endpoints?tabs=north-america</w:t>
        </w:r>
        <w:r w:rsidR="003E73AE">
          <w:rPr>
            <w:rFonts w:ascii="Aptos" w:eastAsia="Times New Roman" w:hAnsi="Aptos"/>
            <w:sz w:val="22"/>
            <w:szCs w:val="22"/>
          </w:rPr>
          <w:fldChar w:fldCharType="end"/>
        </w:r>
      </w:ins>
    </w:p>
    <w:p w14:paraId="4D530B98" w14:textId="77777777" w:rsidR="003E73AE" w:rsidRPr="005A0F62" w:rsidRDefault="003E73AE">
      <w:pPr>
        <w:spacing w:before="100" w:beforeAutospacing="1" w:after="100" w:afterAutospacing="1" w:line="240" w:lineRule="auto"/>
        <w:ind w:left="1440" w:hanging="1440"/>
        <w:outlineLvl w:val="1"/>
        <w:rPr>
          <w:ins w:id="108" w:author="Olli Ojala | Orro" w:date="2025-09-23T15:33:00Z" w16du:dateUtc="2025-09-23T05:33:00Z"/>
          <w:rFonts w:ascii="Aptos" w:eastAsia="Times New Roman" w:hAnsi="Aptos"/>
          <w:sz w:val="22"/>
          <w:szCs w:val="22"/>
          <w:rPrChange w:id="109" w:author="Olli Ojala | Orro" w:date="2025-09-23T15:42:00Z" w16du:dateUtc="2025-09-23T05:42:00Z">
            <w:rPr>
              <w:ins w:id="110" w:author="Olli Ojala | Orro" w:date="2025-09-23T15:33:00Z" w16du:dateUtc="2025-09-23T05:33:00Z"/>
              <w:rFonts w:ascii="Aptos" w:eastAsia="Times New Roman" w:hAnsi="Aptos"/>
              <w:b/>
              <w:bCs/>
              <w:sz w:val="36"/>
              <w:szCs w:val="36"/>
            </w:rPr>
          </w:rPrChange>
        </w:rPr>
        <w:pPrChange w:id="111" w:author="Olli Ojala | Orro" w:date="2025-09-24T09:59:00Z" w16du:dateUtc="2025-09-23T23:59:00Z">
          <w:pPr>
            <w:spacing w:before="100" w:beforeAutospacing="1" w:after="100" w:afterAutospacing="1" w:line="240" w:lineRule="auto"/>
            <w:outlineLvl w:val="1"/>
          </w:pPr>
        </w:pPrChange>
      </w:pPr>
    </w:p>
    <w:p w14:paraId="6582F3FE" w14:textId="77777777" w:rsidR="00575579" w:rsidRPr="00FB1983" w:rsidRDefault="00575579" w:rsidP="0037319D">
      <w:pPr>
        <w:spacing w:before="100" w:beforeAutospacing="1" w:after="100" w:afterAutospacing="1" w:line="240" w:lineRule="auto"/>
        <w:outlineLvl w:val="1"/>
        <w:rPr>
          <w:ins w:id="112" w:author="Olli Ojala | Orro" w:date="2025-09-23T15:33:00Z" w16du:dateUtc="2025-09-23T05:33:00Z"/>
          <w:rFonts w:ascii="Aptos" w:eastAsia="Times New Roman" w:hAnsi="Aptos"/>
          <w:b/>
          <w:bCs/>
          <w:sz w:val="36"/>
          <w:szCs w:val="36"/>
        </w:rPr>
      </w:pPr>
    </w:p>
    <w:p w14:paraId="4150F54E" w14:textId="77777777" w:rsidR="00CB2EF0" w:rsidRPr="00FB1983" w:rsidRDefault="00CB2EF0" w:rsidP="00CB2EF0">
      <w:pPr>
        <w:spacing w:after="0" w:line="240" w:lineRule="auto"/>
        <w:rPr>
          <w:rFonts w:ascii="Aptos" w:eastAsia="Times New Roman" w:hAnsi="Aptos"/>
          <w:sz w:val="24"/>
          <w:szCs w:val="24"/>
        </w:rPr>
      </w:pPr>
    </w:p>
    <w:p w14:paraId="59DF7BE3" w14:textId="77777777" w:rsidR="00CB2EF0" w:rsidRPr="00FB1983" w:rsidRDefault="00CB2EF0" w:rsidP="00CB2EF0">
      <w:pPr>
        <w:spacing w:after="0" w:line="240" w:lineRule="auto"/>
        <w:rPr>
          <w:rFonts w:ascii="Aptos" w:hAnsi="Aptos"/>
        </w:rPr>
      </w:pPr>
    </w:p>
    <w:p w14:paraId="6DA0A966" w14:textId="77777777" w:rsidR="00CB2EF0" w:rsidRPr="00FB1983" w:rsidRDefault="00CB2EF0" w:rsidP="00CB2EF0">
      <w:pPr>
        <w:spacing w:after="0" w:line="240" w:lineRule="auto"/>
        <w:rPr>
          <w:rFonts w:ascii="Aptos" w:hAnsi="Aptos"/>
        </w:rPr>
      </w:pPr>
    </w:p>
    <w:p w14:paraId="478FAA83" w14:textId="77777777" w:rsidR="00CB2EF0" w:rsidRPr="00FB1983" w:rsidRDefault="00CB2EF0" w:rsidP="00CB2EF0">
      <w:pPr>
        <w:rPr>
          <w:rFonts w:ascii="Aptos" w:hAnsi="Aptos"/>
        </w:rPr>
      </w:pPr>
    </w:p>
    <w:bookmarkEnd w:id="18"/>
    <w:bookmarkEnd w:id="19"/>
    <w:p w14:paraId="70F34FB6" w14:textId="77777777" w:rsidR="00E31D39" w:rsidRDefault="00F5772A" w:rsidP="00F32A2B">
      <w:pPr>
        <w:pageBreakBefore/>
      </w:pPr>
      <w:r w:rsidRPr="00E31D39">
        <w:rPr>
          <w:noProof/>
        </w:rPr>
        <w:lastRenderedPageBreak/>
        <w:drawing>
          <wp:anchor distT="0" distB="0" distL="114300" distR="114300" simplePos="0" relativeHeight="251658243" behindDoc="1" locked="1" layoutInCell="1" allowOverlap="1" wp14:anchorId="7C3C1060" wp14:editId="274D3746">
            <wp:simplePos x="0" y="0"/>
            <wp:positionH relativeFrom="page">
              <wp:align>right</wp:align>
            </wp:positionH>
            <wp:positionV relativeFrom="page">
              <wp:align>top</wp:align>
            </wp:positionV>
            <wp:extent cx="5396400" cy="6822000"/>
            <wp:effectExtent l="0" t="0" r="0" b="0"/>
            <wp:wrapNone/>
            <wp:docPr id="11" name="Graphic 10">
              <a:extLst xmlns:a="http://schemas.openxmlformats.org/drawingml/2006/main">
                <a:ext uri="{FF2B5EF4-FFF2-40B4-BE49-F238E27FC236}">
                  <a16:creationId xmlns:a16="http://schemas.microsoft.com/office/drawing/2014/main" id="{01518183-5B22-C400-8903-1A0497C44D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0">
                      <a:extLst>
                        <a:ext uri="{FF2B5EF4-FFF2-40B4-BE49-F238E27FC236}">
                          <a16:creationId xmlns:a16="http://schemas.microsoft.com/office/drawing/2014/main" id="{01518183-5B22-C400-8903-1A0497C44D64}"/>
                        </a:ext>
                      </a:extLst>
                    </pic:cNvPr>
                    <pic:cNvPicPr>
                      <a:picLocks noChangeAspect="1"/>
                    </pic:cNvPicPr>
                  </pic:nvPicPr>
                  <pic:blipFill rotWithShape="1">
                    <a:blip r:embed="rId19" cstate="screen">
                      <a:extLst>
                        <a:ext uri="{28A0092B-C50C-407E-A947-70E740481C1C}">
                          <a14:useLocalDpi xmlns:a14="http://schemas.microsoft.com/office/drawing/2010/main"/>
                        </a:ext>
                        <a:ext uri="{96DAC541-7B7A-43D3-8B79-37D633B846F1}">
                          <asvg:svgBlip xmlns:asvg="http://schemas.microsoft.com/office/drawing/2016/SVG/main" r:embed="rId20"/>
                        </a:ext>
                      </a:extLst>
                    </a:blip>
                    <a:srcRect t="5719" r="26430"/>
                    <a:stretch/>
                  </pic:blipFill>
                  <pic:spPr>
                    <a:xfrm>
                      <a:off x="0" y="0"/>
                      <a:ext cx="5396400" cy="6822000"/>
                    </a:xfrm>
                    <a:prstGeom prst="rect">
                      <a:avLst/>
                    </a:prstGeom>
                  </pic:spPr>
                </pic:pic>
              </a:graphicData>
            </a:graphic>
            <wp14:sizeRelH relativeFrom="margin">
              <wp14:pctWidth>0</wp14:pctWidth>
            </wp14:sizeRelH>
            <wp14:sizeRelV relativeFrom="margin">
              <wp14:pctHeight>0</wp14:pctHeight>
            </wp14:sizeRelV>
          </wp:anchor>
        </w:drawing>
      </w:r>
    </w:p>
    <w:p w14:paraId="696AE665" w14:textId="77777777" w:rsidR="00022F2F" w:rsidRDefault="00022F2F">
      <w:bookmarkStart w:id="113" w:name="_Toc110947933"/>
      <w:r>
        <w:br w:type="page"/>
      </w:r>
    </w:p>
    <w:bookmarkEnd w:id="113"/>
    <w:p w14:paraId="451595FF" w14:textId="77777777" w:rsidR="00FA3C65" w:rsidRDefault="00626057" w:rsidP="00B1419B">
      <w:pPr>
        <w:pageBreakBefore/>
        <w:spacing w:after="1920" w:line="240" w:lineRule="auto"/>
        <w:rPr>
          <w:rFonts w:asciiTheme="minorHAnsi"/>
          <w:color w:val="FFFFFF" w:themeColor="background1"/>
          <w:kern w:val="24"/>
          <w:sz w:val="80"/>
          <w:szCs w:val="80"/>
        </w:rPr>
      </w:pPr>
      <w:r>
        <w:rPr>
          <w:rFonts w:asciiTheme="minorHAnsi"/>
          <w:noProof/>
          <w:color w:val="FFFFFF" w:themeColor="background1"/>
          <w:kern w:val="24"/>
          <w:sz w:val="80"/>
          <w:szCs w:val="80"/>
        </w:rPr>
        <w:lastRenderedPageBreak/>
        <mc:AlternateContent>
          <mc:Choice Requires="wpg">
            <w:drawing>
              <wp:anchor distT="0" distB="0" distL="114300" distR="114300" simplePos="0" relativeHeight="251658245" behindDoc="1" locked="1" layoutInCell="1" allowOverlap="1" wp14:anchorId="584E50C5" wp14:editId="4F7D7553">
                <wp:simplePos x="0" y="0"/>
                <wp:positionH relativeFrom="page">
                  <wp:align>left</wp:align>
                </wp:positionH>
                <wp:positionV relativeFrom="page">
                  <wp:align>top</wp:align>
                </wp:positionV>
                <wp:extent cx="7559675" cy="10691495"/>
                <wp:effectExtent l="0" t="0" r="22225" b="14605"/>
                <wp:wrapNone/>
                <wp:docPr id="1791395707" name="Group 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11190268" name="Rectangle 129"/>
                        <wps:cNvSpPr/>
                        <wps:spPr>
                          <a:xfrm>
                            <a:off x="0" y="0"/>
                            <a:ext cx="7560000" cy="1069200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739547453" name="Group 85"/>
                        <wpg:cNvGrpSpPr/>
                        <wpg:grpSpPr>
                          <a:xfrm>
                            <a:off x="5562600" y="9677400"/>
                            <a:ext cx="1255796" cy="367032"/>
                            <a:chOff x="0" y="0"/>
                            <a:chExt cx="1257146" cy="368409"/>
                          </a:xfrm>
                          <a:solidFill>
                            <a:schemeClr val="bg1"/>
                          </a:solidFill>
                        </wpg:grpSpPr>
                        <wps:wsp>
                          <wps:cNvPr id="489110103" name="Freeform: Shape 489110103"/>
                          <wps:cNvSpPr/>
                          <wps:spPr>
                            <a:xfrm>
                              <a:off x="1155821" y="0"/>
                              <a:ext cx="101325" cy="101294"/>
                            </a:xfrm>
                            <a:custGeom>
                              <a:avLst/>
                              <a:gdLst>
                                <a:gd name="connsiteX0" fmla="*/ 97313 w 101325"/>
                                <a:gd name="connsiteY0" fmla="*/ 30967 h 101294"/>
                                <a:gd name="connsiteX1" fmla="*/ 86414 w 101325"/>
                                <a:gd name="connsiteY1" fmla="*/ 14909 h 101294"/>
                                <a:gd name="connsiteX2" fmla="*/ 70340 w 101325"/>
                                <a:gd name="connsiteY2" fmla="*/ 4011 h 101294"/>
                                <a:gd name="connsiteX3" fmla="*/ 50663 w 101325"/>
                                <a:gd name="connsiteY3" fmla="*/ 0 h 101294"/>
                                <a:gd name="connsiteX4" fmla="*/ 30985 w 101325"/>
                                <a:gd name="connsiteY4" fmla="*/ 4011 h 101294"/>
                                <a:gd name="connsiteX5" fmla="*/ 14911 w 101325"/>
                                <a:gd name="connsiteY5" fmla="*/ 14909 h 101294"/>
                                <a:gd name="connsiteX6" fmla="*/ 4012 w 101325"/>
                                <a:gd name="connsiteY6" fmla="*/ 30967 h 101294"/>
                                <a:gd name="connsiteX7" fmla="*/ 0 w 101325"/>
                                <a:gd name="connsiteY7" fmla="*/ 50641 h 101294"/>
                                <a:gd name="connsiteX8" fmla="*/ 4012 w 101325"/>
                                <a:gd name="connsiteY8" fmla="*/ 70314 h 101294"/>
                                <a:gd name="connsiteX9" fmla="*/ 14911 w 101325"/>
                                <a:gd name="connsiteY9" fmla="*/ 86386 h 101294"/>
                                <a:gd name="connsiteX10" fmla="*/ 30985 w 101325"/>
                                <a:gd name="connsiteY10" fmla="*/ 97283 h 101294"/>
                                <a:gd name="connsiteX11" fmla="*/ 50663 w 101325"/>
                                <a:gd name="connsiteY11" fmla="*/ 101294 h 101294"/>
                                <a:gd name="connsiteX12" fmla="*/ 70340 w 101325"/>
                                <a:gd name="connsiteY12" fmla="*/ 97283 h 101294"/>
                                <a:gd name="connsiteX13" fmla="*/ 86414 w 101325"/>
                                <a:gd name="connsiteY13" fmla="*/ 86386 h 101294"/>
                                <a:gd name="connsiteX14" fmla="*/ 97313 w 101325"/>
                                <a:gd name="connsiteY14" fmla="*/ 70314 h 101294"/>
                                <a:gd name="connsiteX15" fmla="*/ 101325 w 101325"/>
                                <a:gd name="connsiteY15" fmla="*/ 50641 h 101294"/>
                                <a:gd name="connsiteX16" fmla="*/ 97313 w 101325"/>
                                <a:gd name="connsiteY16" fmla="*/ 30967 h 101294"/>
                                <a:gd name="connsiteX17" fmla="*/ 89071 w 101325"/>
                                <a:gd name="connsiteY17" fmla="*/ 66840 h 101294"/>
                                <a:gd name="connsiteX18" fmla="*/ 80153 w 101325"/>
                                <a:gd name="connsiteY18" fmla="*/ 80113 h 101294"/>
                                <a:gd name="connsiteX19" fmla="*/ 66877 w 101325"/>
                                <a:gd name="connsiteY19" fmla="*/ 89030 h 101294"/>
                                <a:gd name="connsiteX20" fmla="*/ 50675 w 101325"/>
                                <a:gd name="connsiteY20" fmla="*/ 92300 h 101294"/>
                                <a:gd name="connsiteX21" fmla="*/ 34474 w 101325"/>
                                <a:gd name="connsiteY21" fmla="*/ 89030 h 101294"/>
                                <a:gd name="connsiteX22" fmla="*/ 21198 w 101325"/>
                                <a:gd name="connsiteY22" fmla="*/ 80113 h 101294"/>
                                <a:gd name="connsiteX23" fmla="*/ 12279 w 101325"/>
                                <a:gd name="connsiteY23" fmla="*/ 66840 h 101294"/>
                                <a:gd name="connsiteX24" fmla="*/ 9008 w 101325"/>
                                <a:gd name="connsiteY24" fmla="*/ 50641 h 101294"/>
                                <a:gd name="connsiteX25" fmla="*/ 12279 w 101325"/>
                                <a:gd name="connsiteY25" fmla="*/ 34442 h 101294"/>
                                <a:gd name="connsiteX26" fmla="*/ 21198 w 101325"/>
                                <a:gd name="connsiteY26" fmla="*/ 21168 h 101294"/>
                                <a:gd name="connsiteX27" fmla="*/ 34474 w 101325"/>
                                <a:gd name="connsiteY27" fmla="*/ 12251 h 101294"/>
                                <a:gd name="connsiteX28" fmla="*/ 50675 w 101325"/>
                                <a:gd name="connsiteY28" fmla="*/ 8981 h 101294"/>
                                <a:gd name="connsiteX29" fmla="*/ 66877 w 101325"/>
                                <a:gd name="connsiteY29" fmla="*/ 12251 h 101294"/>
                                <a:gd name="connsiteX30" fmla="*/ 80153 w 101325"/>
                                <a:gd name="connsiteY30" fmla="*/ 21168 h 101294"/>
                                <a:gd name="connsiteX31" fmla="*/ 89071 w 101325"/>
                                <a:gd name="connsiteY31" fmla="*/ 34442 h 101294"/>
                                <a:gd name="connsiteX32" fmla="*/ 92343 w 101325"/>
                                <a:gd name="connsiteY32" fmla="*/ 50641 h 101294"/>
                                <a:gd name="connsiteX33" fmla="*/ 89071 w 101325"/>
                                <a:gd name="connsiteY33" fmla="*/ 66840 h 101294"/>
                                <a:gd name="connsiteX34" fmla="*/ 89071 w 101325"/>
                                <a:gd name="connsiteY34" fmla="*/ 66840 h 1012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01325" h="101294">
                                  <a:moveTo>
                                    <a:pt x="97313" y="30967"/>
                                  </a:moveTo>
                                  <a:cubicBezTo>
                                    <a:pt x="94630" y="24835"/>
                                    <a:pt x="91001" y="19482"/>
                                    <a:pt x="86414" y="14909"/>
                                  </a:cubicBezTo>
                                  <a:cubicBezTo>
                                    <a:pt x="81827" y="10322"/>
                                    <a:pt x="76473" y="6694"/>
                                    <a:pt x="70340" y="4011"/>
                                  </a:cubicBezTo>
                                  <a:cubicBezTo>
                                    <a:pt x="64207" y="1341"/>
                                    <a:pt x="57652" y="0"/>
                                    <a:pt x="50663" y="0"/>
                                  </a:cubicBezTo>
                                  <a:cubicBezTo>
                                    <a:pt x="43673" y="0"/>
                                    <a:pt x="37118" y="1341"/>
                                    <a:pt x="30985" y="4011"/>
                                  </a:cubicBezTo>
                                  <a:cubicBezTo>
                                    <a:pt x="24852" y="6694"/>
                                    <a:pt x="19498" y="10322"/>
                                    <a:pt x="14911" y="14909"/>
                                  </a:cubicBezTo>
                                  <a:cubicBezTo>
                                    <a:pt x="10324" y="19495"/>
                                    <a:pt x="6695" y="24848"/>
                                    <a:pt x="4012" y="30967"/>
                                  </a:cubicBezTo>
                                  <a:cubicBezTo>
                                    <a:pt x="1329" y="37099"/>
                                    <a:pt x="0" y="43653"/>
                                    <a:pt x="0" y="50641"/>
                                  </a:cubicBezTo>
                                  <a:cubicBezTo>
                                    <a:pt x="0" y="57629"/>
                                    <a:pt x="1342" y="64182"/>
                                    <a:pt x="4012" y="70314"/>
                                  </a:cubicBezTo>
                                  <a:cubicBezTo>
                                    <a:pt x="6683" y="76446"/>
                                    <a:pt x="10324" y="81799"/>
                                    <a:pt x="14911" y="86386"/>
                                  </a:cubicBezTo>
                                  <a:cubicBezTo>
                                    <a:pt x="19498" y="90972"/>
                                    <a:pt x="24852" y="94600"/>
                                    <a:pt x="30985" y="97283"/>
                                  </a:cubicBezTo>
                                  <a:cubicBezTo>
                                    <a:pt x="37118" y="99953"/>
                                    <a:pt x="43673" y="101294"/>
                                    <a:pt x="50663" y="101294"/>
                                  </a:cubicBezTo>
                                  <a:cubicBezTo>
                                    <a:pt x="57652" y="101294"/>
                                    <a:pt x="64207" y="99953"/>
                                    <a:pt x="70340" y="97283"/>
                                  </a:cubicBezTo>
                                  <a:cubicBezTo>
                                    <a:pt x="76473" y="94613"/>
                                    <a:pt x="81827" y="90972"/>
                                    <a:pt x="86414" y="86386"/>
                                  </a:cubicBezTo>
                                  <a:cubicBezTo>
                                    <a:pt x="91001" y="81799"/>
                                    <a:pt x="94630" y="76446"/>
                                    <a:pt x="97313" y="70314"/>
                                  </a:cubicBezTo>
                                  <a:cubicBezTo>
                                    <a:pt x="99983" y="64182"/>
                                    <a:pt x="101325" y="57629"/>
                                    <a:pt x="101325" y="50641"/>
                                  </a:cubicBezTo>
                                  <a:cubicBezTo>
                                    <a:pt x="101325" y="43653"/>
                                    <a:pt x="99983" y="37099"/>
                                    <a:pt x="97313" y="30967"/>
                                  </a:cubicBezTo>
                                  <a:close/>
                                  <a:moveTo>
                                    <a:pt x="89071" y="66840"/>
                                  </a:moveTo>
                                  <a:cubicBezTo>
                                    <a:pt x="86899" y="71924"/>
                                    <a:pt x="83922" y="76344"/>
                                    <a:pt x="80153" y="80113"/>
                                  </a:cubicBezTo>
                                  <a:cubicBezTo>
                                    <a:pt x="76383" y="83882"/>
                                    <a:pt x="71963" y="86858"/>
                                    <a:pt x="66877" y="89030"/>
                                  </a:cubicBezTo>
                                  <a:cubicBezTo>
                                    <a:pt x="61792" y="91215"/>
                                    <a:pt x="56387" y="92300"/>
                                    <a:pt x="50675" y="92300"/>
                                  </a:cubicBezTo>
                                  <a:cubicBezTo>
                                    <a:pt x="44964" y="92300"/>
                                    <a:pt x="39559" y="91215"/>
                                    <a:pt x="34474" y="89030"/>
                                  </a:cubicBezTo>
                                  <a:cubicBezTo>
                                    <a:pt x="29388" y="86858"/>
                                    <a:pt x="24967" y="83882"/>
                                    <a:pt x="21198" y="80113"/>
                                  </a:cubicBezTo>
                                  <a:cubicBezTo>
                                    <a:pt x="17428" y="76344"/>
                                    <a:pt x="14451" y="71924"/>
                                    <a:pt x="12279" y="66840"/>
                                  </a:cubicBezTo>
                                  <a:cubicBezTo>
                                    <a:pt x="10094" y="61755"/>
                                    <a:pt x="9008" y="56351"/>
                                    <a:pt x="9008" y="50641"/>
                                  </a:cubicBezTo>
                                  <a:cubicBezTo>
                                    <a:pt x="9008" y="44930"/>
                                    <a:pt x="10094" y="39526"/>
                                    <a:pt x="12279" y="34442"/>
                                  </a:cubicBezTo>
                                  <a:cubicBezTo>
                                    <a:pt x="14451" y="29357"/>
                                    <a:pt x="17428" y="24937"/>
                                    <a:pt x="21198" y="21168"/>
                                  </a:cubicBezTo>
                                  <a:cubicBezTo>
                                    <a:pt x="24967" y="17400"/>
                                    <a:pt x="29388" y="14423"/>
                                    <a:pt x="34474" y="12251"/>
                                  </a:cubicBezTo>
                                  <a:cubicBezTo>
                                    <a:pt x="39559" y="10080"/>
                                    <a:pt x="44964" y="8981"/>
                                    <a:pt x="50675" y="8981"/>
                                  </a:cubicBezTo>
                                  <a:cubicBezTo>
                                    <a:pt x="56387" y="8981"/>
                                    <a:pt x="61792" y="10067"/>
                                    <a:pt x="66877" y="12251"/>
                                  </a:cubicBezTo>
                                  <a:cubicBezTo>
                                    <a:pt x="71963" y="14436"/>
                                    <a:pt x="76383" y="17400"/>
                                    <a:pt x="80153" y="21168"/>
                                  </a:cubicBezTo>
                                  <a:cubicBezTo>
                                    <a:pt x="83922" y="24937"/>
                                    <a:pt x="86899" y="29357"/>
                                    <a:pt x="89071" y="34442"/>
                                  </a:cubicBezTo>
                                  <a:cubicBezTo>
                                    <a:pt x="91256" y="39526"/>
                                    <a:pt x="92343" y="44930"/>
                                    <a:pt x="92343" y="50641"/>
                                  </a:cubicBezTo>
                                  <a:cubicBezTo>
                                    <a:pt x="92343" y="56351"/>
                                    <a:pt x="91256" y="61755"/>
                                    <a:pt x="89071" y="66840"/>
                                  </a:cubicBezTo>
                                  <a:lnTo>
                                    <a:pt x="89071" y="66840"/>
                                  </a:lnTo>
                                  <a:close/>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7847213" name="Freeform: Shape 1737847213"/>
                          <wps:cNvSpPr/>
                          <wps:spPr>
                            <a:xfrm>
                              <a:off x="1185861" y="25026"/>
                              <a:ext cx="44567" cy="51228"/>
                            </a:xfrm>
                            <a:custGeom>
                              <a:avLst/>
                              <a:gdLst>
                                <a:gd name="connsiteX0" fmla="*/ 30960 w 44567"/>
                                <a:gd name="connsiteY0" fmla="*/ 31836 h 51228"/>
                                <a:gd name="connsiteX1" fmla="*/ 42830 w 44567"/>
                                <a:gd name="connsiteY1" fmla="*/ 16212 h 51228"/>
                                <a:gd name="connsiteX2" fmla="*/ 23153 w 44567"/>
                                <a:gd name="connsiteY2" fmla="*/ 0 h 51228"/>
                                <a:gd name="connsiteX3" fmla="*/ 0 w 44567"/>
                                <a:gd name="connsiteY3" fmla="*/ 0 h 51228"/>
                                <a:gd name="connsiteX4" fmla="*/ 0 w 44567"/>
                                <a:gd name="connsiteY4" fmla="*/ 51228 h 51228"/>
                                <a:gd name="connsiteX5" fmla="*/ 9839 w 44567"/>
                                <a:gd name="connsiteY5" fmla="*/ 51228 h 51228"/>
                                <a:gd name="connsiteX6" fmla="*/ 9839 w 44567"/>
                                <a:gd name="connsiteY6" fmla="*/ 33573 h 51228"/>
                                <a:gd name="connsiteX7" fmla="*/ 20546 w 44567"/>
                                <a:gd name="connsiteY7" fmla="*/ 33573 h 51228"/>
                                <a:gd name="connsiteX8" fmla="*/ 32697 w 44567"/>
                                <a:gd name="connsiteY8" fmla="*/ 51228 h 51228"/>
                                <a:gd name="connsiteX9" fmla="*/ 44568 w 44567"/>
                                <a:gd name="connsiteY9" fmla="*/ 51228 h 51228"/>
                                <a:gd name="connsiteX10" fmla="*/ 30960 w 44567"/>
                                <a:gd name="connsiteY10" fmla="*/ 31836 h 51228"/>
                                <a:gd name="connsiteX11" fmla="*/ 30960 w 44567"/>
                                <a:gd name="connsiteY11" fmla="*/ 31836 h 51228"/>
                                <a:gd name="connsiteX12" fmla="*/ 22271 w 44567"/>
                                <a:gd name="connsiteY12" fmla="*/ 25474 h 51228"/>
                                <a:gd name="connsiteX13" fmla="*/ 9826 w 44567"/>
                                <a:gd name="connsiteY13" fmla="*/ 25474 h 51228"/>
                                <a:gd name="connsiteX14" fmla="*/ 9826 w 44567"/>
                                <a:gd name="connsiteY14" fmla="*/ 8687 h 51228"/>
                                <a:gd name="connsiteX15" fmla="*/ 22271 w 44567"/>
                                <a:gd name="connsiteY15" fmla="*/ 8687 h 51228"/>
                                <a:gd name="connsiteX16" fmla="*/ 32697 w 44567"/>
                                <a:gd name="connsiteY16" fmla="*/ 17080 h 51228"/>
                                <a:gd name="connsiteX17" fmla="*/ 22271 w 44567"/>
                                <a:gd name="connsiteY17" fmla="*/ 25474 h 51228"/>
                                <a:gd name="connsiteX18" fmla="*/ 22271 w 44567"/>
                                <a:gd name="connsiteY18" fmla="*/ 25474 h 512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44567" h="51228">
                                  <a:moveTo>
                                    <a:pt x="30960" y="31836"/>
                                  </a:moveTo>
                                  <a:cubicBezTo>
                                    <a:pt x="37911" y="29804"/>
                                    <a:pt x="42830" y="24605"/>
                                    <a:pt x="42830" y="16212"/>
                                  </a:cubicBezTo>
                                  <a:cubicBezTo>
                                    <a:pt x="42830" y="5506"/>
                                    <a:pt x="34435" y="0"/>
                                    <a:pt x="23153" y="0"/>
                                  </a:cubicBezTo>
                                  <a:lnTo>
                                    <a:pt x="0" y="0"/>
                                  </a:lnTo>
                                  <a:lnTo>
                                    <a:pt x="0" y="51228"/>
                                  </a:lnTo>
                                  <a:lnTo>
                                    <a:pt x="9839" y="51228"/>
                                  </a:lnTo>
                                  <a:lnTo>
                                    <a:pt x="9839" y="33573"/>
                                  </a:lnTo>
                                  <a:lnTo>
                                    <a:pt x="20546" y="33573"/>
                                  </a:lnTo>
                                  <a:lnTo>
                                    <a:pt x="32697" y="51228"/>
                                  </a:lnTo>
                                  <a:lnTo>
                                    <a:pt x="44568" y="51228"/>
                                  </a:lnTo>
                                  <a:lnTo>
                                    <a:pt x="30960" y="31836"/>
                                  </a:lnTo>
                                  <a:lnTo>
                                    <a:pt x="30960" y="31836"/>
                                  </a:lnTo>
                                  <a:close/>
                                  <a:moveTo>
                                    <a:pt x="22271" y="25474"/>
                                  </a:moveTo>
                                  <a:lnTo>
                                    <a:pt x="9826" y="25474"/>
                                  </a:lnTo>
                                  <a:lnTo>
                                    <a:pt x="9826" y="8687"/>
                                  </a:lnTo>
                                  <a:lnTo>
                                    <a:pt x="22271" y="8687"/>
                                  </a:lnTo>
                                  <a:cubicBezTo>
                                    <a:pt x="28928" y="8687"/>
                                    <a:pt x="32697" y="11587"/>
                                    <a:pt x="32697" y="17080"/>
                                  </a:cubicBezTo>
                                  <a:cubicBezTo>
                                    <a:pt x="32697" y="21999"/>
                                    <a:pt x="28928" y="25474"/>
                                    <a:pt x="22271" y="25474"/>
                                  </a:cubicBezTo>
                                  <a:lnTo>
                                    <a:pt x="22271" y="25474"/>
                                  </a:lnTo>
                                  <a:close/>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2299805" name="Freeform: Shape 1372299805"/>
                          <wps:cNvSpPr/>
                          <wps:spPr>
                            <a:xfrm>
                              <a:off x="0" y="0"/>
                              <a:ext cx="368475" cy="368409"/>
                            </a:xfrm>
                            <a:custGeom>
                              <a:avLst/>
                              <a:gdLst>
                                <a:gd name="connsiteX0" fmla="*/ 0 w 368475"/>
                                <a:gd name="connsiteY0" fmla="*/ 184205 h 368409"/>
                                <a:gd name="connsiteX1" fmla="*/ 184238 w 368475"/>
                                <a:gd name="connsiteY1" fmla="*/ 0 h 368409"/>
                                <a:gd name="connsiteX2" fmla="*/ 368476 w 368475"/>
                                <a:gd name="connsiteY2" fmla="*/ 184205 h 368409"/>
                                <a:gd name="connsiteX3" fmla="*/ 184238 w 368475"/>
                                <a:gd name="connsiteY3" fmla="*/ 368410 h 368409"/>
                                <a:gd name="connsiteX4" fmla="*/ 0 w 368475"/>
                                <a:gd name="connsiteY4" fmla="*/ 184205 h 368409"/>
                                <a:gd name="connsiteX5" fmla="*/ 291313 w 368475"/>
                                <a:gd name="connsiteY5" fmla="*/ 184205 h 368409"/>
                                <a:gd name="connsiteX6" fmla="*/ 184251 w 368475"/>
                                <a:gd name="connsiteY6" fmla="*/ 70902 h 368409"/>
                                <a:gd name="connsiteX7" fmla="*/ 77189 w 368475"/>
                                <a:gd name="connsiteY7" fmla="*/ 184205 h 368409"/>
                                <a:gd name="connsiteX8" fmla="*/ 184251 w 368475"/>
                                <a:gd name="connsiteY8" fmla="*/ 297520 h 368409"/>
                                <a:gd name="connsiteX9" fmla="*/ 291313 w 368475"/>
                                <a:gd name="connsiteY9" fmla="*/ 184205 h 3684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68475" h="368409">
                                  <a:moveTo>
                                    <a:pt x="0" y="184205"/>
                                  </a:moveTo>
                                  <a:cubicBezTo>
                                    <a:pt x="0" y="81327"/>
                                    <a:pt x="78568" y="0"/>
                                    <a:pt x="184238" y="0"/>
                                  </a:cubicBezTo>
                                  <a:cubicBezTo>
                                    <a:pt x="289907" y="0"/>
                                    <a:pt x="368476" y="81327"/>
                                    <a:pt x="368476" y="184205"/>
                                  </a:cubicBezTo>
                                  <a:cubicBezTo>
                                    <a:pt x="368476" y="287083"/>
                                    <a:pt x="290610" y="368410"/>
                                    <a:pt x="184238" y="368410"/>
                                  </a:cubicBezTo>
                                  <a:cubicBezTo>
                                    <a:pt x="77866" y="368410"/>
                                    <a:pt x="0" y="287083"/>
                                    <a:pt x="0" y="184205"/>
                                  </a:cubicBezTo>
                                  <a:moveTo>
                                    <a:pt x="291313" y="184205"/>
                                  </a:moveTo>
                                  <a:cubicBezTo>
                                    <a:pt x="291313" y="121645"/>
                                    <a:pt x="245429" y="70902"/>
                                    <a:pt x="184251" y="70902"/>
                                  </a:cubicBezTo>
                                  <a:cubicBezTo>
                                    <a:pt x="123072" y="70902"/>
                                    <a:pt x="77189" y="121645"/>
                                    <a:pt x="77189" y="184205"/>
                                  </a:cubicBezTo>
                                  <a:cubicBezTo>
                                    <a:pt x="77189" y="246765"/>
                                    <a:pt x="123060" y="297520"/>
                                    <a:pt x="184251" y="297520"/>
                                  </a:cubicBezTo>
                                  <a:cubicBezTo>
                                    <a:pt x="245442" y="297520"/>
                                    <a:pt x="291313" y="246075"/>
                                    <a:pt x="291313" y="184205"/>
                                  </a:cubicBezTo>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54107211" name="Freeform: Shape 1854107211"/>
                          <wps:cNvSpPr/>
                          <wps:spPr>
                            <a:xfrm>
                              <a:off x="406616" y="140"/>
                              <a:ext cx="179676" cy="359288"/>
                            </a:xfrm>
                            <a:custGeom>
                              <a:avLst/>
                              <a:gdLst>
                                <a:gd name="connsiteX0" fmla="*/ 179676 w 179676"/>
                                <a:gd name="connsiteY0" fmla="*/ 69152 h 359288"/>
                                <a:gd name="connsiteX1" fmla="*/ 179676 w 179676"/>
                                <a:gd name="connsiteY1" fmla="*/ 0 h 359288"/>
                                <a:gd name="connsiteX2" fmla="*/ 0 w 179676"/>
                                <a:gd name="connsiteY2" fmla="*/ 179644 h 359288"/>
                                <a:gd name="connsiteX3" fmla="*/ 0 w 179676"/>
                                <a:gd name="connsiteY3" fmla="*/ 359288 h 359288"/>
                                <a:gd name="connsiteX4" fmla="*/ 75259 w 179676"/>
                                <a:gd name="connsiteY4" fmla="*/ 359288 h 359288"/>
                                <a:gd name="connsiteX5" fmla="*/ 75259 w 179676"/>
                                <a:gd name="connsiteY5" fmla="*/ 179644 h 359288"/>
                                <a:gd name="connsiteX6" fmla="*/ 179676 w 179676"/>
                                <a:gd name="connsiteY6" fmla="*/ 69152 h 359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79676" h="359288">
                                  <a:moveTo>
                                    <a:pt x="179676" y="69152"/>
                                  </a:moveTo>
                                  <a:lnTo>
                                    <a:pt x="179676" y="0"/>
                                  </a:lnTo>
                                  <a:cubicBezTo>
                                    <a:pt x="76626" y="0"/>
                                    <a:pt x="0" y="79308"/>
                                    <a:pt x="0" y="179644"/>
                                  </a:cubicBezTo>
                                  <a:lnTo>
                                    <a:pt x="0" y="359288"/>
                                  </a:lnTo>
                                  <a:lnTo>
                                    <a:pt x="75259" y="359288"/>
                                  </a:lnTo>
                                  <a:lnTo>
                                    <a:pt x="75259" y="179644"/>
                                  </a:lnTo>
                                  <a:cubicBezTo>
                                    <a:pt x="75259" y="118643"/>
                                    <a:pt x="120006" y="69152"/>
                                    <a:pt x="179676" y="69152"/>
                                  </a:cubicBezTo>
                                  <a:close/>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8401018" name="Freeform: Shape 378401018"/>
                          <wps:cNvSpPr/>
                          <wps:spPr>
                            <a:xfrm>
                              <a:off x="603785" y="140"/>
                              <a:ext cx="179676" cy="359288"/>
                            </a:xfrm>
                            <a:custGeom>
                              <a:avLst/>
                              <a:gdLst>
                                <a:gd name="connsiteX0" fmla="*/ 179676 w 179676"/>
                                <a:gd name="connsiteY0" fmla="*/ 69152 h 359288"/>
                                <a:gd name="connsiteX1" fmla="*/ 179676 w 179676"/>
                                <a:gd name="connsiteY1" fmla="*/ 0 h 359288"/>
                                <a:gd name="connsiteX2" fmla="*/ 0 w 179676"/>
                                <a:gd name="connsiteY2" fmla="*/ 179644 h 359288"/>
                                <a:gd name="connsiteX3" fmla="*/ 0 w 179676"/>
                                <a:gd name="connsiteY3" fmla="*/ 359288 h 359288"/>
                                <a:gd name="connsiteX4" fmla="*/ 75259 w 179676"/>
                                <a:gd name="connsiteY4" fmla="*/ 359288 h 359288"/>
                                <a:gd name="connsiteX5" fmla="*/ 75259 w 179676"/>
                                <a:gd name="connsiteY5" fmla="*/ 179644 h 359288"/>
                                <a:gd name="connsiteX6" fmla="*/ 179676 w 179676"/>
                                <a:gd name="connsiteY6" fmla="*/ 69152 h 359288"/>
                                <a:gd name="connsiteX7" fmla="*/ 179676 w 179676"/>
                                <a:gd name="connsiteY7" fmla="*/ 69152 h 359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9676" h="359288">
                                  <a:moveTo>
                                    <a:pt x="179676" y="69152"/>
                                  </a:moveTo>
                                  <a:lnTo>
                                    <a:pt x="179676" y="0"/>
                                  </a:lnTo>
                                  <a:cubicBezTo>
                                    <a:pt x="76626" y="0"/>
                                    <a:pt x="0" y="79308"/>
                                    <a:pt x="0" y="179644"/>
                                  </a:cubicBezTo>
                                  <a:lnTo>
                                    <a:pt x="0" y="359288"/>
                                  </a:lnTo>
                                  <a:lnTo>
                                    <a:pt x="75259" y="359288"/>
                                  </a:lnTo>
                                  <a:lnTo>
                                    <a:pt x="75259" y="179644"/>
                                  </a:lnTo>
                                  <a:cubicBezTo>
                                    <a:pt x="75259" y="118643"/>
                                    <a:pt x="120006" y="69152"/>
                                    <a:pt x="179676" y="69152"/>
                                  </a:cubicBezTo>
                                  <a:lnTo>
                                    <a:pt x="179676" y="69152"/>
                                  </a:lnTo>
                                  <a:close/>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3108974" name="Freeform: Shape 1113108974"/>
                          <wps:cNvSpPr/>
                          <wps:spPr>
                            <a:xfrm>
                              <a:off x="787371" y="0"/>
                              <a:ext cx="368475" cy="368409"/>
                            </a:xfrm>
                            <a:custGeom>
                              <a:avLst/>
                              <a:gdLst>
                                <a:gd name="connsiteX0" fmla="*/ 0 w 368475"/>
                                <a:gd name="connsiteY0" fmla="*/ 184205 h 368409"/>
                                <a:gd name="connsiteX1" fmla="*/ 184238 w 368475"/>
                                <a:gd name="connsiteY1" fmla="*/ 0 h 368409"/>
                                <a:gd name="connsiteX2" fmla="*/ 368476 w 368475"/>
                                <a:gd name="connsiteY2" fmla="*/ 184205 h 368409"/>
                                <a:gd name="connsiteX3" fmla="*/ 184238 w 368475"/>
                                <a:gd name="connsiteY3" fmla="*/ 368410 h 368409"/>
                                <a:gd name="connsiteX4" fmla="*/ 0 w 368475"/>
                                <a:gd name="connsiteY4" fmla="*/ 184205 h 368409"/>
                                <a:gd name="connsiteX5" fmla="*/ 291313 w 368475"/>
                                <a:gd name="connsiteY5" fmla="*/ 184205 h 368409"/>
                                <a:gd name="connsiteX6" fmla="*/ 184251 w 368475"/>
                                <a:gd name="connsiteY6" fmla="*/ 70902 h 368409"/>
                                <a:gd name="connsiteX7" fmla="*/ 77189 w 368475"/>
                                <a:gd name="connsiteY7" fmla="*/ 184205 h 368409"/>
                                <a:gd name="connsiteX8" fmla="*/ 184251 w 368475"/>
                                <a:gd name="connsiteY8" fmla="*/ 297520 h 368409"/>
                                <a:gd name="connsiteX9" fmla="*/ 291313 w 368475"/>
                                <a:gd name="connsiteY9" fmla="*/ 184205 h 3684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68475" h="368409">
                                  <a:moveTo>
                                    <a:pt x="0" y="184205"/>
                                  </a:moveTo>
                                  <a:cubicBezTo>
                                    <a:pt x="0" y="81327"/>
                                    <a:pt x="78569" y="0"/>
                                    <a:pt x="184238" y="0"/>
                                  </a:cubicBezTo>
                                  <a:cubicBezTo>
                                    <a:pt x="289907" y="0"/>
                                    <a:pt x="368476" y="81327"/>
                                    <a:pt x="368476" y="184205"/>
                                  </a:cubicBezTo>
                                  <a:cubicBezTo>
                                    <a:pt x="368476" y="287083"/>
                                    <a:pt x="290610" y="368410"/>
                                    <a:pt x="184238" y="368410"/>
                                  </a:cubicBezTo>
                                  <a:cubicBezTo>
                                    <a:pt x="77866" y="368410"/>
                                    <a:pt x="0" y="287083"/>
                                    <a:pt x="0" y="184205"/>
                                  </a:cubicBezTo>
                                  <a:moveTo>
                                    <a:pt x="291313" y="184205"/>
                                  </a:moveTo>
                                  <a:cubicBezTo>
                                    <a:pt x="291313" y="121645"/>
                                    <a:pt x="245429" y="70902"/>
                                    <a:pt x="184251" y="70902"/>
                                  </a:cubicBezTo>
                                  <a:cubicBezTo>
                                    <a:pt x="123072" y="70902"/>
                                    <a:pt x="77189" y="121645"/>
                                    <a:pt x="77189" y="184205"/>
                                  </a:cubicBezTo>
                                  <a:cubicBezTo>
                                    <a:pt x="77189" y="246765"/>
                                    <a:pt x="123060" y="297520"/>
                                    <a:pt x="184251" y="297520"/>
                                  </a:cubicBezTo>
                                  <a:cubicBezTo>
                                    <a:pt x="245442" y="297520"/>
                                    <a:pt x="291313" y="246075"/>
                                    <a:pt x="291313" y="184205"/>
                                  </a:cubicBezTo>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605071991" name="Graphic 1"/>
                          <pic:cNvPicPr>
                            <a:picLocks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717549" y="9867899"/>
                            <a:ext cx="3751378" cy="216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25C051" id="Group 1" o:spid="_x0000_s1026" style="position:absolute;margin-left:0;margin-top:0;width:595.25pt;height:841.85pt;z-index:-251658235;mso-position-horizontal:left;mso-position-horizontal-relative:page;mso-position-vertical:top;mso-position-vertical-relative:page;mso-width-relative:margin;mso-height-relative:margin" coordsize="75600,10692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">
                <v:rect id="Rectangle 129"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" fillcolor="#000028 [3215]" strokecolor="#00211d [484]" strokeweight="1pt"/>
                <v:group id="Group 85" o:spid="_x0000_s1028" style="position:absolute;left:55626;top:96774;width:12557;height:3670" coordsize="12571,3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">
                  <v:shape id="Freeform: Shape 489110103" o:spid="_x0000_s1029" style="position:absolute;left:11558;width:1013;height:1012;visibility:visible;mso-wrap-style:square;v-text-anchor:middle" coordsize="101325,101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" path="m97313,30967c94630,24835,91001,19482,86414,14909,81827,10322,76473,6694,70340,4011,64207,1341,57652,,50663,,43673,,37118,1341,30985,4011,24852,6694,19498,10322,14911,14909,10324,19495,6695,24848,4012,30967,1329,37099,,43653,,50641v,6988,1342,13541,4012,19673c6683,76446,10324,81799,14911,86386v4587,4586,9941,8214,16074,10897c37118,99953,43673,101294,50663,101294v6989,,13544,-1341,19677,-4011c76473,94613,81827,90972,86414,86386v4587,-4587,8216,-9940,10899,-16072c99983,64182,101325,57629,101325,50641v,-6988,-1342,-13542,-4012,-19674xm89071,66840v-2172,5084,-5149,9504,-8918,13273c76383,83882,71963,86858,66877,89030v-5085,2185,-10490,3270,-16202,3270c44964,92300,39559,91215,34474,89030,29388,86858,24967,83882,21198,80113,17428,76344,14451,71924,12279,66840,10094,61755,9008,56351,9008,50641v,-5711,1086,-11115,3271,-16199c14451,29357,17428,24937,21198,21168v3769,-3768,8190,-6745,13276,-8917c39559,10080,44964,8981,50675,8981v5712,,11117,1086,16202,3270c71963,14436,76383,17400,80153,21168v3769,3769,6746,8189,8918,13274c91256,39526,92343,44930,92343,50641v,5710,-1087,11114,-3272,16199l89071,66840xe" filled="f" stroked="f" strokeweight="0">
                    <v:stroke joinstyle="miter"/>
                    <v:path arrowok="t" o:connecttype="custom" o:connectlocs="97313,30967;86414,14909;70340,4011;50663,0;30985,4011;14911,14909;4012,30967;0,50641;4012,70314;14911,86386;30985,97283;50663,101294;70340,97283;86414,86386;97313,70314;101325,50641;97313,30967;89071,66840;80153,80113;66877,89030;50675,92300;34474,89030;21198,80113;12279,66840;9008,50641;12279,34442;21198,21168;34474,12251;50675,8981;66877,12251;80153,21168;89071,34442;92343,50641;89071,66840;89071,66840" o:connectangles="0,0,0,0,0,0,0,0,0,0,0,0,0,0,0,0,0,0,0,0,0,0,0,0,0,0,0,0,0,0,0,0,0,0,0"/>
                  </v:shape>
                  <v:shape id="Freeform: Shape 1737847213" o:spid="_x0000_s1030" style="position:absolute;left:11858;top:250;width:446;height:512;visibility:visible;mso-wrap-style:square;v-text-anchor:middle" coordsize="44567,5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" path="m30960,31836c37911,29804,42830,24605,42830,16212,42830,5506,34435,,23153,l,,,51228r9839,l9839,33573r10707,l32697,51228r11871,l30960,31836r,xm22271,25474r-12445,l9826,8687r12445,c28928,8687,32697,11587,32697,17080v,4919,-3769,8394,-10426,8394l22271,25474xe" filled="f" stroked="f" strokeweight="0">
                    <v:stroke joinstyle="miter"/>
                    <v:path arrowok="t" o:connecttype="custom" o:connectlocs="30960,31836;42830,16212;23153,0;0,0;0,51228;9839,51228;9839,33573;20546,33573;32697,51228;44568,51228;30960,31836;30960,31836;22271,25474;9826,25474;9826,8687;22271,8687;32697,17080;22271,25474;22271,25474" o:connectangles="0,0,0,0,0,0,0,0,0,0,0,0,0,0,0,0,0,0,0"/>
                  </v:shape>
                  <v:shape id="Freeform: Shape 1372299805" o:spid="_x0000_s1031" style="position:absolute;width:3684;height:3684;visibility:visible;mso-wrap-style:square;v-text-anchor:middle" coordsize="368475,368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" path="m,184205c,81327,78568,,184238,,289907,,368476,81327,368476,184205v,102878,-77866,184205,-184238,184205c77866,368410,,287083,,184205t291313,c291313,121645,245429,70902,184251,70902v-61179,,-107062,50743,-107062,113303c77189,246765,123060,297520,184251,297520v61191,,107062,-51445,107062,-113315e" filled="f" stroked="f" strokeweight="0">
                    <v:stroke joinstyle="miter"/>
                    <v:path arrowok="t" o:connecttype="custom" o:connectlocs="0,184205;184238,0;368476,184205;184238,368410;0,184205;291313,184205;184251,70902;77189,184205;184251,297520;291313,184205" o:connectangles="0,0,0,0,0,0,0,0,0,0"/>
                  </v:shape>
                  <v:shape id="Freeform: Shape 1854107211" o:spid="_x0000_s1032" style="position:absolute;left:4066;top:1;width:1796;height:3593;visibility:visible;mso-wrap-style:square;v-text-anchor:middle" coordsize="179676,35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" path="m179676,69152l179676,c76626,,,79308,,179644l,359288r75259,l75259,179644v,-61001,44747,-110492,104417,-110492xe" filled="f" stroked="f" strokeweight="0">
                    <v:stroke joinstyle="miter"/>
                    <v:path arrowok="t" o:connecttype="custom" o:connectlocs="179676,69152;179676,0;0,179644;0,359288;75259,359288;75259,179644;179676,69152" o:connectangles="0,0,0,0,0,0,0"/>
                  </v:shape>
                  <v:shape id="Freeform: Shape 378401018" o:spid="_x0000_s1033" style="position:absolute;left:6037;top:1;width:1797;height:3593;visibility:visible;mso-wrap-style:square;v-text-anchor:middle" coordsize="179676,35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" path="m179676,69152l179676,c76626,,,79308,,179644l,359288r75259,l75259,179644v,-61001,44747,-110492,104417,-110492l179676,69152xe" filled="f" stroked="f" strokeweight="0">
                    <v:stroke joinstyle="miter"/>
                    <v:path arrowok="t" o:connecttype="custom" o:connectlocs="179676,69152;179676,0;0,179644;0,359288;75259,359288;75259,179644;179676,69152;179676,69152" o:connectangles="0,0,0,0,0,0,0,0"/>
                  </v:shape>
                  <v:shape id="Freeform: Shape 1113108974" o:spid="_x0000_s1034" style="position:absolute;left:7873;width:3685;height:3684;visibility:visible;mso-wrap-style:square;v-text-anchor:middle" coordsize="368475,368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" path="m,184205c,81327,78569,,184238,,289907,,368476,81327,368476,184205v,102878,-77866,184205,-184238,184205c77866,368410,,287083,,184205t291313,c291313,121645,245429,70902,184251,70902v-61179,,-107062,50743,-107062,113303c77189,246765,123060,297520,184251,297520v61191,,107062,-51445,107062,-113315e" filled="f" stroked="f" strokeweight="0">
                    <v:stroke joinstyle="miter"/>
                    <v:path arrowok="t" o:connecttype="custom" o:connectlocs="0,184205;184238,0;368476,184205;184238,368410;0,184205;291313,184205;184251,70902;77189,184205;184251,297520;291313,184205" o:connectangles="0,0,0,0,0,0,0,0,0,0"/>
                  </v:shape>
                </v:group>
                <v:shape id="Graphic 1" o:spid="_x0000_s1035" type="#_x0000_t75" style="position:absolute;left:7175;top:98678;width:37514;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">
                  <v:imagedata r:id="rId23" o:title=""/>
                </v:shape>
                <w10:wrap anchorx="page" anchory="page"/>
                <w10:anchorlock/>
              </v:group>
            </w:pict>
          </mc:Fallback>
        </mc:AlternateContent>
      </w:r>
      <w:r w:rsidR="00B1419B">
        <w:rPr>
          <w:rFonts w:asciiTheme="minorHAnsi"/>
          <w:noProof/>
          <w:color w:val="FFFFFF" w:themeColor="background1"/>
          <w:kern w:val="24"/>
          <w:sz w:val="80"/>
          <w:szCs w:val="80"/>
        </w:rPr>
        <mc:AlternateContent>
          <mc:Choice Requires="wpg">
            <w:drawing>
              <wp:anchor distT="0" distB="0" distL="114300" distR="114300" simplePos="0" relativeHeight="251658242" behindDoc="0" locked="1" layoutInCell="1" allowOverlap="1" wp14:anchorId="1B0AD03D" wp14:editId="08E37AE5">
                <wp:simplePos x="0" y="0"/>
                <wp:positionH relativeFrom="column">
                  <wp:posOffset>2404110</wp:posOffset>
                </wp:positionH>
                <wp:positionV relativeFrom="page">
                  <wp:posOffset>-2048510</wp:posOffset>
                </wp:positionV>
                <wp:extent cx="5749200" cy="11588400"/>
                <wp:effectExtent l="228600" t="0" r="518795" b="0"/>
                <wp:wrapNone/>
                <wp:docPr id="1289830991" name="Group 137"/>
                <wp:cNvGraphicFramePr/>
                <a:graphic xmlns:a="http://schemas.openxmlformats.org/drawingml/2006/main">
                  <a:graphicData uri="http://schemas.microsoft.com/office/word/2010/wordprocessingGroup">
                    <wpg:wgp>
                      <wpg:cNvGrpSpPr/>
                      <wpg:grpSpPr>
                        <a:xfrm>
                          <a:off x="0" y="0"/>
                          <a:ext cx="5749200" cy="11588400"/>
                          <a:chOff x="0" y="0"/>
                          <a:chExt cx="5748271" cy="11588906"/>
                        </a:xfrm>
                      </wpg:grpSpPr>
                      <wps:wsp>
                        <wps:cNvPr id="1625034730" name="Freeform: Shape 9"/>
                        <wps:cNvSpPr/>
                        <wps:spPr>
                          <a:xfrm>
                            <a:off x="1876425" y="0"/>
                            <a:ext cx="2671698" cy="3848377"/>
                          </a:xfrm>
                          <a:custGeom>
                            <a:avLst/>
                            <a:gdLst>
                              <a:gd name="connsiteX0" fmla="*/ 353781 w 896321"/>
                              <a:gd name="connsiteY0" fmla="*/ 6976 h 1291305"/>
                              <a:gd name="connsiteX1" fmla="*/ 560763 w 896321"/>
                              <a:gd name="connsiteY1" fmla="*/ 66709 h 1291305"/>
                              <a:gd name="connsiteX2" fmla="*/ 667644 w 896321"/>
                              <a:gd name="connsiteY2" fmla="*/ 161538 h 1291305"/>
                              <a:gd name="connsiteX3" fmla="*/ 851806 w 896321"/>
                              <a:gd name="connsiteY3" fmla="*/ 596817 h 1291305"/>
                              <a:gd name="connsiteX4" fmla="*/ 875469 w 896321"/>
                              <a:gd name="connsiteY4" fmla="*/ 699843 h 1291305"/>
                              <a:gd name="connsiteX5" fmla="*/ 896074 w 896321"/>
                              <a:gd name="connsiteY5" fmla="*/ 1099097 h 1291305"/>
                              <a:gd name="connsiteX6" fmla="*/ 698840 w 896321"/>
                              <a:gd name="connsiteY6" fmla="*/ 1290703 h 1291305"/>
                              <a:gd name="connsiteX7" fmla="*/ 283501 w 896321"/>
                              <a:gd name="connsiteY7" fmla="*/ 1257291 h 1291305"/>
                              <a:gd name="connsiteX8" fmla="*/ 75278 w 896321"/>
                              <a:gd name="connsiteY8" fmla="*/ 1060279 h 1291305"/>
                              <a:gd name="connsiteX9" fmla="*/ 2606 w 896321"/>
                              <a:gd name="connsiteY9" fmla="*/ 527823 h 1291305"/>
                              <a:gd name="connsiteX10" fmla="*/ 23698 w 896321"/>
                              <a:gd name="connsiteY10" fmla="*/ 375965 h 1291305"/>
                              <a:gd name="connsiteX11" fmla="*/ 141082 w 896321"/>
                              <a:gd name="connsiteY11" fmla="*/ 106945 h 1291305"/>
                              <a:gd name="connsiteX12" fmla="*/ 353736 w 896321"/>
                              <a:gd name="connsiteY12" fmla="*/ 7021 h 1291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96321" h="1291305">
                                <a:moveTo>
                                  <a:pt x="353781" y="6976"/>
                                </a:moveTo>
                                <a:lnTo>
                                  <a:pt x="560763" y="66709"/>
                                </a:lnTo>
                                <a:cubicBezTo>
                                  <a:pt x="608842" y="80579"/>
                                  <a:pt x="648147" y="115409"/>
                                  <a:pt x="667644" y="161538"/>
                                </a:cubicBezTo>
                                <a:lnTo>
                                  <a:pt x="851806" y="596817"/>
                                </a:lnTo>
                                <a:cubicBezTo>
                                  <a:pt x="865632" y="629520"/>
                                  <a:pt x="873652" y="664393"/>
                                  <a:pt x="875469" y="699843"/>
                                </a:cubicBezTo>
                                <a:lnTo>
                                  <a:pt x="896074" y="1099097"/>
                                </a:lnTo>
                                <a:cubicBezTo>
                                  <a:pt x="901746" y="1209434"/>
                                  <a:pt x="809001" y="1299565"/>
                                  <a:pt x="698840" y="1290703"/>
                                </a:cubicBezTo>
                                <a:lnTo>
                                  <a:pt x="283501" y="1257291"/>
                                </a:lnTo>
                                <a:cubicBezTo>
                                  <a:pt x="176443" y="1248695"/>
                                  <a:pt x="89812" y="1166717"/>
                                  <a:pt x="75278" y="1060279"/>
                                </a:cubicBezTo>
                                <a:lnTo>
                                  <a:pt x="2606" y="527823"/>
                                </a:lnTo>
                                <a:cubicBezTo>
                                  <a:pt x="-4440" y="476243"/>
                                  <a:pt x="2872" y="423689"/>
                                  <a:pt x="23698" y="375965"/>
                                </a:cubicBezTo>
                                <a:lnTo>
                                  <a:pt x="141082" y="106945"/>
                                </a:lnTo>
                                <a:cubicBezTo>
                                  <a:pt x="176841" y="24967"/>
                                  <a:pt x="267815" y="-17794"/>
                                  <a:pt x="353736" y="7021"/>
                                </a:cubicBezTo>
                              </a:path>
                            </a:pathLst>
                          </a:custGeom>
                          <a:gradFill flip="none" rotWithShape="1">
                            <a:gsLst>
                              <a:gs pos="16000">
                                <a:schemeClr val="accent4"/>
                              </a:gs>
                              <a:gs pos="78000">
                                <a:schemeClr val="accent3"/>
                              </a:gs>
                            </a:gsLst>
                            <a:lin ang="13500000" scaled="1"/>
                            <a:tileRect/>
                          </a:gradFill>
                          <a:ln w="0"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Graphic 1"/>
                        <wps:cNvSpPr/>
                        <wps:spPr>
                          <a:xfrm rot="666213">
                            <a:off x="0" y="4057650"/>
                            <a:ext cx="5748271" cy="7531256"/>
                          </a:xfrm>
                          <a:custGeom>
                            <a:avLst/>
                            <a:gdLst>
                              <a:gd name="connsiteX0" fmla="*/ 434810 w 1934262"/>
                              <a:gd name="connsiteY0" fmla="*/ 361447 h 2534672"/>
                              <a:gd name="connsiteX1" fmla="*/ 1517802 w 1934262"/>
                              <a:gd name="connsiteY1" fmla="*/ 15499 h 2534672"/>
                              <a:gd name="connsiteX2" fmla="*/ 1929473 w 1934262"/>
                              <a:gd name="connsiteY2" fmla="*/ 373544 h 2534672"/>
                              <a:gd name="connsiteX3" fmla="*/ 1723923 w 1934262"/>
                              <a:gd name="connsiteY3" fmla="*/ 1570742 h 2534672"/>
                              <a:gd name="connsiteX4" fmla="*/ 1573905 w 1934262"/>
                              <a:gd name="connsiteY4" fmla="*/ 1816201 h 2534672"/>
                              <a:gd name="connsiteX5" fmla="*/ 702843 w 1934262"/>
                              <a:gd name="connsiteY5" fmla="*/ 2470187 h 2534672"/>
                              <a:gd name="connsiteX6" fmla="*/ 208972 w 1934262"/>
                              <a:gd name="connsiteY6" fmla="*/ 2325122 h 2534672"/>
                              <a:gd name="connsiteX7" fmla="*/ 17329 w 1934262"/>
                              <a:gd name="connsiteY7" fmla="*/ 1808962 h 2534672"/>
                              <a:gd name="connsiteX8" fmla="*/ 4946 w 1934262"/>
                              <a:gd name="connsiteY8" fmla="*/ 1660086 h 2534672"/>
                              <a:gd name="connsiteX9" fmla="*/ 203543 w 1934262"/>
                              <a:gd name="connsiteY9" fmla="*/ 622337 h 2534672"/>
                              <a:gd name="connsiteX10" fmla="*/ 434810 w 1934262"/>
                              <a:gd name="connsiteY10" fmla="*/ 361447 h 25346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934262" h="2534672">
                                <a:moveTo>
                                  <a:pt x="434810" y="361447"/>
                                </a:moveTo>
                                <a:lnTo>
                                  <a:pt x="1517802" y="15499"/>
                                </a:lnTo>
                                <a:cubicBezTo>
                                  <a:pt x="1745926" y="-57367"/>
                                  <a:pt x="1970049" y="137515"/>
                                  <a:pt x="1929473" y="373544"/>
                                </a:cubicBezTo>
                                <a:lnTo>
                                  <a:pt x="1723923" y="1570742"/>
                                </a:lnTo>
                                <a:cubicBezTo>
                                  <a:pt x="1707064" y="1668754"/>
                                  <a:pt x="1653438" y="1756574"/>
                                  <a:pt x="1573905" y="1816201"/>
                                </a:cubicBezTo>
                                <a:lnTo>
                                  <a:pt x="702843" y="2470187"/>
                                </a:lnTo>
                                <a:cubicBezTo>
                                  <a:pt x="531107" y="2599156"/>
                                  <a:pt x="283648" y="2526480"/>
                                  <a:pt x="208972" y="2325122"/>
                                </a:cubicBezTo>
                                <a:lnTo>
                                  <a:pt x="17329" y="1808962"/>
                                </a:lnTo>
                                <a:cubicBezTo>
                                  <a:pt x="-292" y="1761432"/>
                                  <a:pt x="-4579" y="1709902"/>
                                  <a:pt x="4946" y="1660086"/>
                                </a:cubicBezTo>
                                <a:lnTo>
                                  <a:pt x="203543" y="622337"/>
                                </a:lnTo>
                                <a:cubicBezTo>
                                  <a:pt x="227069" y="499560"/>
                                  <a:pt x="315747" y="399547"/>
                                  <a:pt x="434810" y="361447"/>
                                </a:cubicBezTo>
                              </a:path>
                            </a:pathLst>
                          </a:custGeom>
                          <a:blipFill>
                            <a:blip r:embed="rId24" cstate="screen">
                              <a:extLst>
                                <a:ext uri="{28A0092B-C50C-407E-A947-70E740481C1C}">
                                  <a14:useLocalDpi xmlns:a14="http://schemas.microsoft.com/office/drawing/2010/main"/>
                                </a:ext>
                              </a:extLst>
                            </a:blip>
                            <a:srcRect/>
                            <a:stretch>
                              <a:fillRect/>
                            </a:stretch>
                          </a:blipFill>
                          <a:ln w="0"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46A58E" id="Group 137" o:spid="_x0000_s1026" style="position:absolute;margin-left:189.3pt;margin-top:-161.3pt;width:452.7pt;height:912.45pt;z-index:251658242;mso-position-vertical-relative:page;mso-width-relative:margin;mso-height-relative:margin" coordsize="57482,1158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">
                <v:shape id="Freeform: Shape 9" o:spid="_x0000_s1027" style="position:absolute;left:18764;width:26717;height:38483;visibility:visible;mso-wrap-style:square;v-text-anchor:middle" coordsize="896321,129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" path="m353781,6976l560763,66709v48079,13870,87384,48700,106881,94829l851806,596817v13826,32703,21846,67576,23663,103026l896074,1099097v5672,110337,-87073,200468,-197234,191606l283501,1257291c176443,1248695,89812,1166717,75278,1060279l2606,527823c-4440,476243,2872,423689,23698,375965l141082,106945c176841,24967,267815,-17794,353736,7021e" fillcolor="#6001a1 [3207]" stroked="f" strokeweight="0">
                  <v:fill color2="#291d8e [3206]" rotate="t" angle="225" colors="0 #6001a1;10486f #6001a1" focus="100%" type="gradient"/>
                  <v:stroke joinstyle="miter"/>
                  <v:path arrowok="t" o:connecttype="custom" o:connectlocs="1054528,20790;1671488,198808;1990072,481419;2539010,1778648;2609544,2085688;2670962,3275554;2083059,3846583;845042,3747008;224384,3159868;7768,1573030;70638,1120460;420528,318720;1054394,20924" o:connectangles="0,0,0,0,0,0,0,0,0,0,0,0,0"/>
                </v:shape>
                <v:shape id="Graphic 1" o:spid="_x0000_s1028" style="position:absolute;top:40576;width:57482;height:75313;rotation:727682fd;visibility:visible;mso-wrap-style:square;v-text-anchor:middle" coordsize="1934262,253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" path="m434810,361447l1517802,15499v228124,-72866,452247,122016,411671,358045l1723923,1570742v-16859,98012,-70485,185832,-150018,245459l702843,2470187c531107,2599156,283648,2526480,208972,2325122l17329,1808962c-292,1761432,-4579,1709902,4946,1660086l203543,622337c227069,499560,315747,399547,434810,361447e" stroked="f" strokeweight="0">
                  <v:fill r:id="rId25" o:title="" recolor="t" rotate="t" type="frame"/>
                  <v:stroke joinstyle="miter"/>
                  <v:path arrowok="t" o:connecttype="custom" o:connectlocs="1292175,1073965;4510628,46052;5734039,1109909;5123182,4667136;4677356,5396467;2088720,7339652;621026,6908621;51499,5374958;14699,4932604;604892,1849146;1292175,1073965" o:connectangles="0,0,0,0,0,0,0,0,0,0,0"/>
                </v:shape>
                <w10:wrap anchory="page"/>
                <w10:anchorlock/>
              </v:group>
            </w:pict>
          </mc:Fallback>
        </mc:AlternateContent>
      </w:r>
      <w:r w:rsidR="00B1419B" w:rsidRPr="00B1419B">
        <w:rPr>
          <w:rFonts w:asciiTheme="minorHAnsi"/>
          <w:noProof/>
          <w:color w:val="FFFFFF" w:themeColor="background1"/>
          <w:kern w:val="24"/>
          <w:sz w:val="80"/>
          <w:szCs w:val="80"/>
        </w:rPr>
        <w:drawing>
          <wp:inline distT="0" distB="0" distL="0" distR="0" wp14:anchorId="19EE68A7" wp14:editId="6A3190C1">
            <wp:extent cx="3894455" cy="855176"/>
            <wp:effectExtent l="0" t="0" r="0" b="0"/>
            <wp:docPr id="1099317334" name="Graphic 109931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6345" name=""/>
                    <pic:cNvPicPr/>
                  </pic:nvPicPr>
                  <pic:blipFill rotWithShape="1">
                    <a:blip r:embed="rId26" cstate="screen">
                      <a:extLst>
                        <a:ext uri="{28A0092B-C50C-407E-A947-70E740481C1C}">
                          <a14:useLocalDpi xmlns:a14="http://schemas.microsoft.com/office/drawing/2010/main"/>
                        </a:ext>
                        <a:ext uri="{96DAC541-7B7A-43D3-8B79-37D633B846F1}">
                          <asvg:svgBlip xmlns:asvg="http://schemas.microsoft.com/office/drawing/2016/SVG/main" r:embed="rId27"/>
                        </a:ext>
                      </a:extLst>
                    </a:blip>
                    <a:srcRect b="37477"/>
                    <a:stretch/>
                  </pic:blipFill>
                  <pic:spPr bwMode="auto">
                    <a:xfrm>
                      <a:off x="0" y="0"/>
                      <a:ext cx="3895062" cy="855309"/>
                    </a:xfrm>
                    <a:prstGeom prst="rect">
                      <a:avLst/>
                    </a:prstGeom>
                    <a:ln>
                      <a:noFill/>
                    </a:ln>
                    <a:extLst>
                      <a:ext uri="{53640926-AAD7-44D8-BBD7-CCE9431645EC}">
                        <a14:shadowObscured xmlns:a14="http://schemas.microsoft.com/office/drawing/2010/main"/>
                      </a:ext>
                    </a:extLst>
                  </pic:spPr>
                </pic:pic>
              </a:graphicData>
            </a:graphic>
          </wp:inline>
        </w:drawing>
      </w:r>
    </w:p>
    <w:p w14:paraId="6828214A" w14:textId="77777777" w:rsidR="00FA3C65" w:rsidRDefault="00FA3C65" w:rsidP="00FA3C65">
      <w:pPr>
        <w:spacing w:before="0" w:after="0" w:line="240" w:lineRule="auto"/>
        <w:rPr>
          <w:rFonts w:asciiTheme="minorHAnsi" w:hAnsiTheme="minorHAnsi" w:cstheme="minorHAnsi"/>
          <w:color w:val="FFFFFF" w:themeColor="background1"/>
          <w:kern w:val="24"/>
          <w:sz w:val="40"/>
          <w:szCs w:val="40"/>
        </w:rPr>
      </w:pPr>
      <w:r w:rsidRPr="00FA3C65">
        <w:rPr>
          <w:rFonts w:asciiTheme="minorHAnsi" w:hAnsiTheme="minorHAnsi" w:cstheme="minorHAnsi"/>
          <w:color w:val="FFFFFF" w:themeColor="background1"/>
          <w:kern w:val="24"/>
          <w:sz w:val="40"/>
          <w:szCs w:val="40"/>
        </w:rPr>
        <w:t xml:space="preserve">1300 900 000 </w:t>
      </w:r>
    </w:p>
    <w:p w14:paraId="669202ED" w14:textId="77777777" w:rsidR="00FA3C65" w:rsidRPr="00FA3C65" w:rsidRDefault="00FA3C65" w:rsidP="00FA3C65">
      <w:pPr>
        <w:spacing w:before="0" w:after="0" w:line="240" w:lineRule="auto"/>
        <w:rPr>
          <w:rFonts w:asciiTheme="minorHAnsi" w:hAnsiTheme="minorHAnsi" w:cstheme="minorHAnsi"/>
          <w:color w:val="FFFFFF" w:themeColor="background1"/>
          <w:kern w:val="24"/>
          <w:sz w:val="40"/>
          <w:szCs w:val="40"/>
        </w:rPr>
      </w:pPr>
      <w:proofErr w:type="spellStart"/>
      <w:r w:rsidRPr="00FA3C65">
        <w:rPr>
          <w:rFonts w:asciiTheme="minorHAnsi" w:hAnsiTheme="minorHAnsi" w:cstheme="minorHAnsi"/>
          <w:color w:val="FFFFFF" w:themeColor="background1"/>
          <w:kern w:val="24"/>
          <w:sz w:val="40"/>
          <w:szCs w:val="40"/>
        </w:rPr>
        <w:t>hello@orro.group</w:t>
      </w:r>
      <w:proofErr w:type="spellEnd"/>
    </w:p>
    <w:p w14:paraId="0A871F49" w14:textId="77777777" w:rsidR="00A266D8" w:rsidRPr="005518E4" w:rsidRDefault="00FA3C65" w:rsidP="00FA3C65">
      <w:pPr>
        <w:spacing w:before="0" w:after="0" w:line="240" w:lineRule="auto"/>
        <w:rPr>
          <w:rFonts w:asciiTheme="majorHAnsi" w:hAnsiTheme="majorHAnsi" w:cstheme="majorHAnsi"/>
          <w:b/>
          <w:bCs/>
          <w:color w:val="FFFFFF" w:themeColor="background1"/>
          <w:kern w:val="24"/>
          <w:sz w:val="40"/>
          <w:szCs w:val="40"/>
        </w:rPr>
      </w:pPr>
      <w:proofErr w:type="spellStart"/>
      <w:proofErr w:type="gramStart"/>
      <w:r w:rsidRPr="005518E4">
        <w:rPr>
          <w:rFonts w:asciiTheme="majorHAnsi" w:hAnsiTheme="majorHAnsi" w:cstheme="majorHAnsi"/>
          <w:b/>
          <w:bCs/>
          <w:color w:val="FFFFFF" w:themeColor="background1"/>
          <w:kern w:val="24"/>
          <w:sz w:val="40"/>
          <w:szCs w:val="40"/>
        </w:rPr>
        <w:t>orro.group</w:t>
      </w:r>
      <w:proofErr w:type="spellEnd"/>
      <w:proofErr w:type="gramEnd"/>
    </w:p>
    <w:p w14:paraId="7CC7D72F" w14:textId="77777777" w:rsidR="00B1419B" w:rsidRDefault="00B1419B"/>
    <w:p w14:paraId="19971199" w14:textId="77777777" w:rsidR="00B1419B" w:rsidRPr="00FA3C65" w:rsidRDefault="00B1419B" w:rsidP="00B1419B">
      <w:pPr>
        <w:spacing w:before="0" w:after="0" w:line="240" w:lineRule="auto"/>
        <w:rPr>
          <w:rFonts w:ascii="Avenir Heavy" w:hAnsi="Avenir Heavy" w:cstheme="minorHAnsi"/>
          <w:color w:val="FFFFFF" w:themeColor="background1"/>
          <w:kern w:val="24"/>
          <w:sz w:val="40"/>
          <w:szCs w:val="40"/>
        </w:rPr>
      </w:pPr>
    </w:p>
    <w:p w14:paraId="538AE73C" w14:textId="77777777" w:rsidR="00B1419B" w:rsidRDefault="00B1419B" w:rsidP="00B1419B"/>
    <w:p w14:paraId="12D5BBAC" w14:textId="3060172E" w:rsidR="00F328FC" w:rsidRDefault="00F328FC" w:rsidP="00633B55"/>
    <w:sectPr w:rsidR="00F328FC" w:rsidSect="00633B55">
      <w:footerReference w:type="default" r:id="rId28"/>
      <w:type w:val="continuous"/>
      <w:pgSz w:w="11906" w:h="16838" w:code="9"/>
      <w:pgMar w:top="1077" w:right="1134" w:bottom="567" w:left="1134"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BC427" w14:textId="77777777" w:rsidR="009F5690" w:rsidRDefault="009F5690" w:rsidP="00E15619">
      <w:r>
        <w:separator/>
      </w:r>
    </w:p>
    <w:p w14:paraId="6E60F4D7" w14:textId="77777777" w:rsidR="009F5690" w:rsidRDefault="009F5690" w:rsidP="00E15619"/>
  </w:endnote>
  <w:endnote w:type="continuationSeparator" w:id="0">
    <w:p w14:paraId="79AF64BD" w14:textId="77777777" w:rsidR="009F5690" w:rsidRDefault="009F5690" w:rsidP="00E15619">
      <w:r>
        <w:continuationSeparator/>
      </w:r>
    </w:p>
    <w:p w14:paraId="58B89B8C" w14:textId="77777777" w:rsidR="009F5690" w:rsidRDefault="009F5690" w:rsidP="00E15619"/>
  </w:endnote>
  <w:endnote w:type="continuationNotice" w:id="1">
    <w:p w14:paraId="165B43E8" w14:textId="77777777" w:rsidR="009F5690" w:rsidRDefault="009F569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Rounded MT">
    <w:altName w:val="Arial"/>
    <w:charset w:val="00"/>
    <w:family w:val="auto"/>
    <w:pitch w:val="variable"/>
    <w:sig w:usb0="80000027" w:usb1="00000000" w:usb2="00000000" w:usb3="00000000" w:csb0="00000001" w:csb1="00000000"/>
  </w:font>
  <w:font w:name="Gotham Light">
    <w:panose1 w:val="00000000000000000000"/>
    <w:charset w:val="00"/>
    <w:family w:val="modern"/>
    <w:notTrueType/>
    <w:pitch w:val="variable"/>
    <w:sig w:usb0="A00002FF" w:usb1="40000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kkurat Pro">
    <w:altName w:val="Calibri"/>
    <w:panose1 w:val="00000000000000000000"/>
    <w:charset w:val="00"/>
    <w:family w:val="modern"/>
    <w:notTrueType/>
    <w:pitch w:val="variable"/>
    <w:sig w:usb0="A00000AF" w:usb1="5000246A" w:usb2="00000000" w:usb3="00000000" w:csb0="0000000B" w:csb1="00000000"/>
  </w:font>
  <w:font w:name="Akkurat Pro Light">
    <w:altName w:val="Calibri"/>
    <w:panose1 w:val="00000000000000000000"/>
    <w:charset w:val="00"/>
    <w:family w:val="modern"/>
    <w:notTrueType/>
    <w:pitch w:val="variable"/>
    <w:sig w:usb0="A00000AF" w:usb1="5000246A" w:usb2="00000000" w:usb3="00000000" w:csb0="0000000B" w:csb1="00000000"/>
  </w:font>
  <w:font w:name="SimSun">
    <w:altName w:val="宋体"/>
    <w:panose1 w:val="02010600030101010101"/>
    <w:charset w:val="86"/>
    <w:family w:val="auto"/>
    <w:pitch w:val="variable"/>
    <w:sig w:usb0="00000203" w:usb1="288F0000" w:usb2="00000016" w:usb3="00000000" w:csb0="00040001" w:csb1="00000000"/>
  </w:font>
  <w:font w:name="@Yu Gothic Medium">
    <w:charset w:val="80"/>
    <w:family w:val="swiss"/>
    <w:pitch w:val="variable"/>
    <w:sig w:usb0="E00002FF" w:usb1="2AC7FDFF" w:usb2="00000016" w:usb3="00000000" w:csb0="0002009F" w:csb1="00000000"/>
  </w:font>
  <w:font w:name="Avenir Heavy">
    <w:altName w:val="Calibri"/>
    <w:charset w:val="00"/>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Light">
    <w:altName w:val="Calibri"/>
    <w:panose1 w:val="00000000000000000000"/>
    <w:charset w:val="00"/>
    <w:family w:val="auto"/>
    <w:notTrueType/>
    <w:pitch w:val="default"/>
    <w:sig w:usb0="00000003" w:usb1="00000000" w:usb2="00000000" w:usb3="00000000" w:csb0="00000001" w:csb1="00000000"/>
  </w:font>
  <w:font w:name="Avenir Light">
    <w:altName w:val="Calibri"/>
    <w:charset w:val="00"/>
    <w:family w:val="swiss"/>
    <w:pitch w:val="variable"/>
    <w:sig w:usb0="800020A7" w:usb1="80000000" w:usb2="00000008" w:usb3="00000000" w:csb0="000000D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90B6" w14:textId="77777777" w:rsidR="001E6B6F" w:rsidRPr="001D1C64" w:rsidRDefault="001E6B6F" w:rsidP="002A13C0">
    <w:pPr>
      <w:pStyle w:val="Footer"/>
    </w:pPr>
  </w:p>
  <w:tbl>
    <w:tblPr>
      <w:tblStyle w:val="TableGrid"/>
      <w:tblW w:w="5365" w:type="pct"/>
      <w:tblBorders>
        <w:top w:val="single" w:sz="8" w:space="0" w:color="000028" w:themeColor="text2"/>
      </w:tblBorders>
      <w:tblCellMar>
        <w:top w:w="142" w:type="dxa"/>
      </w:tblCellMar>
      <w:tblLook w:val="04A0" w:firstRow="1" w:lastRow="0" w:firstColumn="1" w:lastColumn="0" w:noHBand="0" w:noVBand="1"/>
    </w:tblPr>
    <w:tblGrid>
      <w:gridCol w:w="1438"/>
      <w:gridCol w:w="6209"/>
      <w:gridCol w:w="2695"/>
    </w:tblGrid>
    <w:tr w:rsidR="00633B55" w:rsidRPr="00633B55" w14:paraId="53BE18D9" w14:textId="77777777" w:rsidTr="00C00452">
      <w:trPr>
        <w:trHeight w:val="516"/>
      </w:trPr>
      <w:tc>
        <w:tcPr>
          <w:tcW w:w="695" w:type="pct"/>
        </w:tcPr>
        <w:p w14:paraId="4F33810A" w14:textId="77777777" w:rsidR="00633B55" w:rsidRPr="00633B55" w:rsidRDefault="00633B55" w:rsidP="00633B55">
          <w:pPr>
            <w:pStyle w:val="Footer"/>
          </w:pPr>
          <w:r>
            <w:rPr>
              <w:noProof/>
            </w:rPr>
            <w:drawing>
              <wp:inline distT="0" distB="0" distL="0" distR="0" wp14:anchorId="6DC48F69" wp14:editId="28BE93B3">
                <wp:extent cx="479626" cy="140400"/>
                <wp:effectExtent l="0" t="0" r="0" b="0"/>
                <wp:docPr id="485798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98935" name=""/>
                        <pic:cNvPicPr/>
                      </pic:nvPicPr>
                      <pic:blipFill>
                        <a:blip r:embed="rId1">
                          <a:extLst>
                            <a:ext uri="{96DAC541-7B7A-43D3-8B79-37D633B846F1}">
                              <asvg:svgBlip xmlns:asvg="http://schemas.microsoft.com/office/drawing/2016/SVG/main" r:embed="rId2"/>
                            </a:ext>
                          </a:extLst>
                        </a:blip>
                        <a:stretch>
                          <a:fillRect/>
                        </a:stretch>
                      </pic:blipFill>
                      <pic:spPr>
                        <a:xfrm>
                          <a:off x="0" y="0"/>
                          <a:ext cx="479626" cy="140400"/>
                        </a:xfrm>
                        <a:prstGeom prst="rect">
                          <a:avLst/>
                        </a:prstGeom>
                      </pic:spPr>
                    </pic:pic>
                  </a:graphicData>
                </a:graphic>
              </wp:inline>
            </w:drawing>
          </w:r>
        </w:p>
      </w:tc>
      <w:tc>
        <w:tcPr>
          <w:tcW w:w="3002" w:type="pct"/>
          <w:vAlign w:val="center"/>
        </w:tcPr>
        <w:p w14:paraId="21153E26" w14:textId="0EDA6665" w:rsidR="00C00452" w:rsidRPr="00C00452" w:rsidRDefault="005552D9" w:rsidP="00C00452">
          <w:pPr>
            <w:autoSpaceDE w:val="0"/>
            <w:autoSpaceDN w:val="0"/>
            <w:adjustRightInd w:val="0"/>
            <w:spacing w:before="0" w:after="0" w:line="240" w:lineRule="auto"/>
            <w:rPr>
              <w:rFonts w:ascii="Calibri-Light" w:hAnsi="Calibri-Light" w:cs="Calibri-Light"/>
              <w:color w:val="000028"/>
              <w:sz w:val="14"/>
              <w:szCs w:val="14"/>
            </w:rPr>
          </w:pPr>
          <w:r w:rsidRPr="00C00452">
            <w:rPr>
              <w:rFonts w:ascii="Calibri-Light" w:hAnsi="Calibri-Light" w:cs="Calibri-Light"/>
              <w:color w:val="000028"/>
              <w:sz w:val="14"/>
              <w:szCs w:val="14"/>
            </w:rPr>
            <w:t>Northwestern</w:t>
          </w:r>
          <w:r w:rsidR="00C00452" w:rsidRPr="00C00452">
            <w:rPr>
              <w:rFonts w:ascii="Calibri-Light" w:hAnsi="Calibri-Light" w:cs="Calibri-Light"/>
              <w:color w:val="000028"/>
              <w:sz w:val="14"/>
              <w:szCs w:val="14"/>
            </w:rPr>
            <w:t xml:space="preserve"> Roads</w:t>
          </w:r>
        </w:p>
        <w:p w14:paraId="05EA3E31" w14:textId="46FE03DB" w:rsidR="009B413B" w:rsidRPr="00C00452" w:rsidRDefault="00C00452" w:rsidP="00C00452">
          <w:pPr>
            <w:pStyle w:val="Date"/>
            <w:spacing w:before="0"/>
            <w:jc w:val="left"/>
            <w:rPr>
              <w:rFonts w:ascii="Avenir Light" w:hAnsi="Avenir Light" w:cstheme="minorBidi"/>
              <w:sz w:val="14"/>
              <w:szCs w:val="14"/>
            </w:rPr>
          </w:pPr>
          <w:r w:rsidRPr="00C00452">
            <w:rPr>
              <w:rFonts w:ascii="Calibri-Light" w:hAnsi="Calibri-Light" w:cs="Calibri-Light"/>
              <w:color w:val="000028"/>
              <w:sz w:val="14"/>
              <w:szCs w:val="14"/>
            </w:rPr>
            <w:t>Microsoft Intune – Windows Device Management</w:t>
          </w:r>
          <w:r w:rsidR="00AD06A1" w:rsidRPr="00C00452">
            <w:rPr>
              <w:sz w:val="14"/>
              <w:szCs w:val="14"/>
            </w:rPr>
            <w:t xml:space="preserve"> – </w:t>
          </w:r>
          <w:sdt>
            <w:sdtPr>
              <w:rPr>
                <w:sz w:val="14"/>
                <w:szCs w:val="14"/>
              </w:rPr>
              <w:alias w:val="Date"/>
              <w:tag w:val=""/>
              <w:id w:val="-269548599"/>
              <w:dataBinding w:prefixMappings="xmlns:ns0='http://schemas.microsoft.com/office/2006/coverPageProps' " w:xpath="/ns0:CoverPageProperties[1]/ns0:PublishDate[1]" w:storeItemID="{55AF091B-3C7A-41E3-B477-F2FDAA23CFDA}"/>
              <w:date w:fullDate="2025-05-16T00:00:00Z">
                <w:dateFormat w:val="d MMMM yyyy"/>
                <w:lid w:val="en-AU"/>
                <w:storeMappedDataAs w:val="dateTime"/>
                <w:calendar w:val="gregorian"/>
              </w:date>
            </w:sdtPr>
            <w:sdtContent>
              <w:r w:rsidR="00052956" w:rsidRPr="00C00452">
                <w:rPr>
                  <w:sz w:val="14"/>
                  <w:szCs w:val="14"/>
                </w:rPr>
                <w:t>16 May 2025</w:t>
              </w:r>
            </w:sdtContent>
          </w:sdt>
        </w:p>
        <w:p w14:paraId="0660A450" w14:textId="25FA71D9" w:rsidR="00AD06A1" w:rsidRPr="00C00452" w:rsidRDefault="00AD06A1" w:rsidP="004157B9">
          <w:pPr>
            <w:pStyle w:val="Footer"/>
            <w:rPr>
              <w:sz w:val="14"/>
              <w:szCs w:val="14"/>
            </w:rPr>
          </w:pPr>
          <w:r w:rsidRPr="00C00452">
            <w:rPr>
              <w:sz w:val="14"/>
              <w:szCs w:val="14"/>
            </w:rPr>
            <w:t>Privileged and confidential</w:t>
          </w:r>
          <w:r w:rsidR="00052956" w:rsidRPr="00C00452">
            <w:rPr>
              <w:sz w:val="14"/>
              <w:szCs w:val="14"/>
            </w:rPr>
            <w:t>.</w:t>
          </w:r>
        </w:p>
      </w:tc>
      <w:tc>
        <w:tcPr>
          <w:tcW w:w="1303" w:type="pct"/>
          <w:vAlign w:val="bottom"/>
        </w:tcPr>
        <w:p w14:paraId="448C419E" w14:textId="77777777" w:rsidR="00633B55" w:rsidRPr="005518E4" w:rsidRDefault="00633B55" w:rsidP="00AD06A1">
          <w:pPr>
            <w:pStyle w:val="Footer"/>
            <w:jc w:val="right"/>
            <w:rPr>
              <w:sz w:val="14"/>
              <w:szCs w:val="14"/>
            </w:rPr>
          </w:pPr>
          <w:r w:rsidRPr="005518E4">
            <w:rPr>
              <w:sz w:val="14"/>
              <w:szCs w:val="14"/>
            </w:rPr>
            <w:fldChar w:fldCharType="begin"/>
          </w:r>
          <w:r w:rsidRPr="005518E4">
            <w:rPr>
              <w:sz w:val="14"/>
              <w:szCs w:val="14"/>
            </w:rPr>
            <w:instrText xml:space="preserve"> PAGE   \* MERGEFORMAT </w:instrText>
          </w:r>
          <w:r w:rsidRPr="005518E4">
            <w:rPr>
              <w:sz w:val="14"/>
              <w:szCs w:val="14"/>
            </w:rPr>
            <w:fldChar w:fldCharType="separate"/>
          </w:r>
          <w:r w:rsidRPr="005518E4">
            <w:rPr>
              <w:sz w:val="14"/>
              <w:szCs w:val="14"/>
            </w:rPr>
            <w:t>37</w:t>
          </w:r>
          <w:r w:rsidRPr="005518E4">
            <w:rPr>
              <w:sz w:val="14"/>
              <w:szCs w:val="14"/>
            </w:rPr>
            <w:fldChar w:fldCharType="end"/>
          </w:r>
        </w:p>
      </w:tc>
    </w:tr>
  </w:tbl>
  <w:p w14:paraId="3ECC1D7D" w14:textId="77777777" w:rsidR="00FC7FC0" w:rsidRDefault="00FC7FC0" w:rsidP="00633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6AAFB" w14:textId="77777777" w:rsidR="009F5690" w:rsidRDefault="009F5690" w:rsidP="00E15619">
      <w:r>
        <w:separator/>
      </w:r>
    </w:p>
    <w:p w14:paraId="5CDA3A98" w14:textId="77777777" w:rsidR="009F5690" w:rsidRDefault="009F5690" w:rsidP="00E15619"/>
  </w:footnote>
  <w:footnote w:type="continuationSeparator" w:id="0">
    <w:p w14:paraId="0E85704B" w14:textId="77777777" w:rsidR="009F5690" w:rsidRDefault="009F5690" w:rsidP="00E15619">
      <w:r>
        <w:continuationSeparator/>
      </w:r>
    </w:p>
    <w:p w14:paraId="30319CFA" w14:textId="77777777" w:rsidR="009F5690" w:rsidRDefault="009F5690" w:rsidP="00E15619"/>
  </w:footnote>
  <w:footnote w:type="continuationNotice" w:id="1">
    <w:p w14:paraId="4DBAA498" w14:textId="77777777" w:rsidR="009F5690" w:rsidRDefault="009F5690">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4F87"/>
    <w:multiLevelType w:val="multilevel"/>
    <w:tmpl w:val="70A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67E"/>
    <w:multiLevelType w:val="multilevel"/>
    <w:tmpl w:val="5730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F1BB9"/>
    <w:multiLevelType w:val="multilevel"/>
    <w:tmpl w:val="3A30AA4C"/>
    <w:styleLink w:val="ListAlpha1"/>
    <w:lvl w:ilvl="0">
      <w:start w:val="1"/>
      <w:numFmt w:val="decimal"/>
      <w:pStyle w:val="NbrHeading1"/>
      <w:lvlText w:val="%1."/>
      <w:lvlJc w:val="left"/>
      <w:pPr>
        <w:tabs>
          <w:tab w:val="num" w:pos="851"/>
        </w:tabs>
        <w:ind w:left="851" w:hanging="851"/>
      </w:pPr>
      <w:rPr>
        <w:rFonts w:hint="default"/>
        <w:b w:val="0"/>
        <w:bCs/>
        <w:i w:val="0"/>
      </w:rPr>
    </w:lvl>
    <w:lvl w:ilvl="1">
      <w:start w:val="1"/>
      <w:numFmt w:val="decimal"/>
      <w:pStyle w:val="NbrHeading2"/>
      <w:lvlText w:val="%1.%2"/>
      <w:lvlJc w:val="left"/>
      <w:pPr>
        <w:tabs>
          <w:tab w:val="num" w:pos="851"/>
        </w:tabs>
        <w:ind w:left="851" w:hanging="851"/>
      </w:pPr>
      <w:rPr>
        <w:rFonts w:hint="default"/>
      </w:rPr>
    </w:lvl>
    <w:lvl w:ilvl="2">
      <w:start w:val="1"/>
      <w:numFmt w:val="decimal"/>
      <w:pStyle w:val="NbrHeading3"/>
      <w:lvlText w:val="%1.%2.%3"/>
      <w:lvlJc w:val="left"/>
      <w:pPr>
        <w:tabs>
          <w:tab w:val="num" w:pos="851"/>
        </w:tabs>
        <w:ind w:left="851" w:hanging="851"/>
      </w:pPr>
      <w:rPr>
        <w:rFonts w:hint="default"/>
      </w:rPr>
    </w:lvl>
    <w:lvl w:ilvl="3">
      <w:start w:val="1"/>
      <w:numFmt w:val="decimal"/>
      <w:pStyle w:val="NbrHeading4"/>
      <w:lvlText w:val="%1.%2.%3.%4"/>
      <w:lvlJc w:val="left"/>
      <w:pPr>
        <w:tabs>
          <w:tab w:val="num" w:pos="851"/>
        </w:tabs>
        <w:ind w:left="851" w:hanging="851"/>
      </w:pPr>
      <w:rPr>
        <w:rFonts w:hint="default"/>
      </w:rPr>
    </w:lvl>
    <w:lvl w:ilvl="4">
      <w:start w:val="1"/>
      <w:numFmt w:val="decimal"/>
      <w:pStyle w:val="NbrHeading5"/>
      <w:lvlText w:val="%1%2%3%4%5."/>
      <w:lvlJc w:val="left"/>
      <w:pPr>
        <w:tabs>
          <w:tab w:val="num" w:pos="851"/>
        </w:tabs>
        <w:ind w:left="851" w:hanging="851"/>
      </w:pPr>
      <w:rPr>
        <w:rFonts w:hint="default"/>
      </w:rPr>
    </w:lvl>
    <w:lvl w:ilvl="5">
      <w:start w:val="1"/>
      <w:numFmt w:val="lowerRoman"/>
      <w:lvlText w:val="%6."/>
      <w:lvlJc w:val="righ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right"/>
      <w:pPr>
        <w:tabs>
          <w:tab w:val="num" w:pos="851"/>
        </w:tabs>
        <w:ind w:left="851" w:hanging="851"/>
      </w:pPr>
      <w:rPr>
        <w:rFonts w:hint="default"/>
      </w:rPr>
    </w:lvl>
  </w:abstractNum>
  <w:abstractNum w:abstractNumId="3" w15:restartNumberingAfterBreak="0">
    <w:nsid w:val="0DB75D86"/>
    <w:multiLevelType w:val="multilevel"/>
    <w:tmpl w:val="7C52C8DC"/>
    <w:styleLink w:val="ListAppendix1"/>
    <w:lvl w:ilvl="0">
      <w:start w:val="1"/>
      <w:numFmt w:val="bullet"/>
      <w:pStyle w:val="ListParagraph"/>
      <w:lvlText w:val=""/>
      <w:lvlJc w:val="left"/>
      <w:pPr>
        <w:ind w:left="425" w:hanging="425"/>
      </w:pPr>
      <w:rPr>
        <w:rFonts w:ascii="Symbol" w:hAnsi="Symbol" w:hint="default"/>
        <w:color w:val="000028" w:themeColor="text2"/>
        <w:spacing w:val="-1"/>
        <w:w w:val="100"/>
        <w:sz w:val="18"/>
        <w:szCs w:val="20"/>
      </w:rPr>
    </w:lvl>
    <w:lvl w:ilvl="1">
      <w:start w:val="1"/>
      <w:numFmt w:val="bullet"/>
      <w:pStyle w:val="ListParagraph2"/>
      <w:lvlText w:val="–"/>
      <w:lvlJc w:val="left"/>
      <w:pPr>
        <w:ind w:left="851" w:hanging="426"/>
      </w:pPr>
      <w:rPr>
        <w:rFonts w:ascii="Avenir Next LT Pro Light" w:hAnsi="Avenir Next LT Pro Light" w:hint="default"/>
        <w:color w:val="000028" w:themeColor="text2"/>
      </w:rPr>
    </w:lvl>
    <w:lvl w:ilvl="2">
      <w:start w:val="1"/>
      <w:numFmt w:val="bullet"/>
      <w:pStyle w:val="ListParagraph3"/>
      <w:lvlText w:val="–"/>
      <w:lvlJc w:val="left"/>
      <w:pPr>
        <w:ind w:left="1276" w:hanging="425"/>
      </w:pPr>
      <w:rPr>
        <w:rFonts w:ascii="Avenir Next LT Pro Light" w:hAnsi="Avenir Next LT Pro Light" w:hint="default"/>
        <w:color w:val="000028" w:themeColor="text2"/>
      </w:rPr>
    </w:lvl>
    <w:lvl w:ilvl="3">
      <w:start w:val="1"/>
      <w:numFmt w:val="none"/>
      <w:pStyle w:val="ListParagraph4"/>
      <w:lvlText w:val=""/>
      <w:lvlJc w:val="left"/>
      <w:pPr>
        <w:ind w:left="1701" w:hanging="1"/>
      </w:pPr>
      <w:rPr>
        <w:rFonts w:hint="default"/>
      </w:rPr>
    </w:lvl>
    <w:lvl w:ilvl="4">
      <w:start w:val="1"/>
      <w:numFmt w:val="none"/>
      <w:pStyle w:val="ListParagraph5"/>
      <w:lvlText w:val=""/>
      <w:lvlJc w:val="left"/>
      <w:pPr>
        <w:ind w:left="2126" w:hanging="1"/>
      </w:pPr>
      <w:rPr>
        <w:rFonts w:hint="default"/>
      </w:rPr>
    </w:lvl>
    <w:lvl w:ilvl="5">
      <w:start w:val="1"/>
      <w:numFmt w:val="none"/>
      <w:pStyle w:val="ListParagraph6"/>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4" w15:restartNumberingAfterBreak="0">
    <w:nsid w:val="0DD726A9"/>
    <w:multiLevelType w:val="multilevel"/>
    <w:tmpl w:val="C988152A"/>
    <w:styleLink w:val="ListParagraph1"/>
    <w:lvl w:ilvl="0">
      <w:start w:val="1"/>
      <w:numFmt w:val="upperLetter"/>
      <w:lvlText w:val="Appendix %1"/>
      <w:lvlJc w:val="left"/>
      <w:pPr>
        <w:tabs>
          <w:tab w:val="num" w:pos="2268"/>
        </w:tabs>
        <w:ind w:left="226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0EF75435"/>
    <w:multiLevelType w:val="multilevel"/>
    <w:tmpl w:val="97DAED94"/>
    <w:styleLink w:val="ListNumber1"/>
    <w:lvl w:ilvl="0">
      <w:start w:val="1"/>
      <w:numFmt w:val="lowerLetter"/>
      <w:pStyle w:val="ListAlpha"/>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decimal"/>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6" w15:restartNumberingAfterBreak="0">
    <w:nsid w:val="1511657B"/>
    <w:multiLevelType w:val="multilevel"/>
    <w:tmpl w:val="7C52C8DC"/>
    <w:numStyleLink w:val="ListAppendix1"/>
  </w:abstractNum>
  <w:abstractNum w:abstractNumId="7" w15:restartNumberingAfterBreak="0">
    <w:nsid w:val="16627566"/>
    <w:multiLevelType w:val="multilevel"/>
    <w:tmpl w:val="772EAFF2"/>
    <w:lvl w:ilvl="0">
      <w:start w:val="1"/>
      <w:numFmt w:val="upperLetter"/>
      <w:pStyle w:val="AppendixHeading1"/>
      <w:suff w:val="space"/>
      <w:lvlText w:val="Appendix %1:"/>
      <w:lvlJc w:val="left"/>
      <w:pPr>
        <w:ind w:left="2268" w:hanging="2268"/>
      </w:pPr>
      <w:rPr>
        <w:rFonts w:ascii="Calibri" w:hAnsi="Calibri" w:hint="default"/>
        <w:b w:val="0"/>
        <w:i w:val="0"/>
        <w:color w:val="000028" w:themeColor="text2"/>
        <w:sz w:val="52"/>
      </w:rPr>
    </w:lvl>
    <w:lvl w:ilvl="1">
      <w:start w:val="1"/>
      <w:numFmt w:val="decimal"/>
      <w:pStyle w:val="AppendixHeading2"/>
      <w:lvlText w:val="%1.%2"/>
      <w:lvlJc w:val="left"/>
      <w:pPr>
        <w:tabs>
          <w:tab w:val="num" w:pos="1134"/>
        </w:tabs>
        <w:ind w:left="1134" w:hanging="1134"/>
      </w:pPr>
      <w:rPr>
        <w:rFonts w:hint="default"/>
      </w:rPr>
    </w:lvl>
    <w:lvl w:ilvl="2">
      <w:start w:val="1"/>
      <w:numFmt w:val="decimal"/>
      <w:pStyle w:val="AppendixHeading3"/>
      <w:lvlText w:val="%1.%2.%3"/>
      <w:lvlJc w:val="left"/>
      <w:pPr>
        <w:tabs>
          <w:tab w:val="num" w:pos="1134"/>
        </w:tabs>
        <w:ind w:left="1134" w:hanging="1134"/>
      </w:pPr>
      <w:rPr>
        <w:rFonts w:hint="default"/>
      </w:rPr>
    </w:lvl>
    <w:lvl w:ilvl="3">
      <w:start w:val="1"/>
      <w:numFmt w:val="decimal"/>
      <w:pStyle w:val="AppendixHeading4"/>
      <w:lvlText w:val="%1.%2.%3.%4."/>
      <w:lvlJc w:val="left"/>
      <w:pPr>
        <w:ind w:left="0" w:firstLine="0"/>
      </w:pPr>
      <w:rPr>
        <w:rFonts w:hint="default"/>
      </w:rPr>
    </w:lvl>
    <w:lvl w:ilvl="4">
      <w:start w:val="1"/>
      <w:numFmt w:val="decimal"/>
      <w:pStyle w:val="AppendixHeading5"/>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16E92A0D"/>
    <w:multiLevelType w:val="multilevel"/>
    <w:tmpl w:val="AC1AEFBA"/>
    <w:lvl w:ilvl="0">
      <w:start w:val="1"/>
      <w:numFmt w:val="bullet"/>
      <w:pStyle w:val="TableBullet"/>
      <w:lvlText w:val=""/>
      <w:lvlJc w:val="left"/>
      <w:pPr>
        <w:tabs>
          <w:tab w:val="num" w:pos="397"/>
        </w:tabs>
        <w:ind w:left="284" w:hanging="284"/>
      </w:pPr>
      <w:rPr>
        <w:rFonts w:ascii="Symbol" w:hAnsi="Symbol" w:hint="default"/>
        <w:color w:val="000028" w:themeColor="text2"/>
      </w:rPr>
    </w:lvl>
    <w:lvl w:ilvl="1">
      <w:start w:val="1"/>
      <w:numFmt w:val="bullet"/>
      <w:pStyle w:val="TableBullet2"/>
      <w:lvlText w:val="–"/>
      <w:lvlJc w:val="left"/>
      <w:pPr>
        <w:tabs>
          <w:tab w:val="num" w:pos="680"/>
        </w:tabs>
        <w:ind w:left="567" w:hanging="283"/>
      </w:pPr>
      <w:rPr>
        <w:rFonts w:ascii="Arial Rounded MT" w:hAnsi="Arial Rounded MT" w:hint="default"/>
        <w:color w:val="00DEC4" w:themeColor="accent1"/>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17B83394"/>
    <w:multiLevelType w:val="multilevel"/>
    <w:tmpl w:val="057C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E610B"/>
    <w:multiLevelType w:val="multilevel"/>
    <w:tmpl w:val="100ABDF4"/>
    <w:styleLink w:val="ListNumber"/>
    <w:lvl w:ilvl="0">
      <w:start w:val="1"/>
      <w:numFmt w:val="decimal"/>
      <w:lvlText w:val="(%1)"/>
      <w:lvlJc w:val="left"/>
      <w:pPr>
        <w:tabs>
          <w:tab w:val="num" w:pos="0"/>
        </w:tabs>
        <w:ind w:left="425" w:hanging="425"/>
      </w:pPr>
      <w:rPr>
        <w:rFonts w:hint="default"/>
      </w:rPr>
    </w:lvl>
    <w:lvl w:ilvl="1">
      <w:start w:val="1"/>
      <w:numFmt w:val="lowerLetter"/>
      <w:lvlText w:val="(%2)"/>
      <w:lvlJc w:val="left"/>
      <w:pPr>
        <w:tabs>
          <w:tab w:val="num" w:pos="850"/>
        </w:tabs>
        <w:ind w:left="850" w:hanging="425"/>
      </w:pPr>
      <w:rPr>
        <w:rFonts w:hint="default"/>
      </w:rPr>
    </w:lvl>
    <w:lvl w:ilvl="2">
      <w:start w:val="1"/>
      <w:numFmt w:val="lowerRoman"/>
      <w:lvlText w:val="(%3)"/>
      <w:lvlJc w:val="left"/>
      <w:pPr>
        <w:tabs>
          <w:tab w:val="num" w:pos="1275"/>
        </w:tabs>
        <w:ind w:left="1275" w:hanging="425"/>
      </w:pPr>
      <w:rPr>
        <w:rFonts w:hint="default"/>
      </w:rPr>
    </w:lvl>
    <w:lvl w:ilvl="3">
      <w:start w:val="1"/>
      <w:numFmt w:val="upperLetter"/>
      <w:lvlText w:val="(%4)"/>
      <w:lvlJc w:val="left"/>
      <w:pPr>
        <w:tabs>
          <w:tab w:val="num" w:pos="1700"/>
        </w:tabs>
        <w:ind w:left="1700" w:hanging="425"/>
      </w:pPr>
      <w:rPr>
        <w:rFonts w:hint="default"/>
      </w:rPr>
    </w:lvl>
    <w:lvl w:ilvl="4">
      <w:start w:val="1"/>
      <w:numFmt w:val="upperRoman"/>
      <w:lvlText w:val="(%5)"/>
      <w:lvlJc w:val="left"/>
      <w:pPr>
        <w:tabs>
          <w:tab w:val="num" w:pos="2125"/>
        </w:tabs>
        <w:ind w:left="2125" w:hanging="425"/>
      </w:pPr>
      <w:rPr>
        <w:rFonts w:hint="default"/>
      </w:rPr>
    </w:lvl>
    <w:lvl w:ilvl="5">
      <w:start w:val="1"/>
      <w:numFmt w:val="decimal"/>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1" w15:restartNumberingAfterBreak="0">
    <w:nsid w:val="1D737170"/>
    <w:multiLevelType w:val="multilevel"/>
    <w:tmpl w:val="794003F6"/>
    <w:styleLink w:val="ListTableNumber1"/>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2" w15:restartNumberingAfterBreak="0">
    <w:nsid w:val="27B57907"/>
    <w:multiLevelType w:val="multilevel"/>
    <w:tmpl w:val="A906D87A"/>
    <w:styleLink w:val="ListTableBullet"/>
    <w:lvl w:ilvl="0">
      <w:start w:val="1"/>
      <w:numFmt w:val="bullet"/>
      <w:lvlText w:val=""/>
      <w:lvlJc w:val="left"/>
      <w:pPr>
        <w:tabs>
          <w:tab w:val="num" w:pos="397"/>
        </w:tabs>
        <w:ind w:left="397" w:hanging="284"/>
      </w:pPr>
      <w:rPr>
        <w:rFonts w:ascii="Symbol" w:hAnsi="Symbol" w:hint="default"/>
      </w:rPr>
    </w:lvl>
    <w:lvl w:ilvl="1">
      <w:start w:val="1"/>
      <w:numFmt w:val="bullet"/>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 w15:restartNumberingAfterBreak="0">
    <w:nsid w:val="29973E80"/>
    <w:multiLevelType w:val="multilevel"/>
    <w:tmpl w:val="12943CEC"/>
    <w:styleLink w:val="ListTableNumber"/>
    <w:lvl w:ilvl="0">
      <w:start w:val="1"/>
      <w:numFmt w:val="decimal"/>
      <w:pStyle w:val="TableNumber"/>
      <w:lvlText w:val="%1."/>
      <w:lvlJc w:val="left"/>
      <w:pPr>
        <w:ind w:left="473" w:hanging="360"/>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39536C73"/>
    <w:multiLevelType w:val="multilevel"/>
    <w:tmpl w:val="94B6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66C41"/>
    <w:multiLevelType w:val="multilevel"/>
    <w:tmpl w:val="938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26A71"/>
    <w:multiLevelType w:val="multilevel"/>
    <w:tmpl w:val="343E74E0"/>
    <w:styleLink w:val="ListParagraph0"/>
    <w:lvl w:ilvl="0">
      <w:start w:val="1"/>
      <w:numFmt w:val="none"/>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7" w15:restartNumberingAfterBreak="0">
    <w:nsid w:val="40071FAE"/>
    <w:multiLevelType w:val="multilevel"/>
    <w:tmpl w:val="9D625AA6"/>
    <w:styleLink w:val="ListNumberedHeadings"/>
    <w:lvl w:ilvl="0">
      <w:start w:val="1"/>
      <w:numFmt w:val="decimal"/>
      <w:pStyle w:val="DividerNumber"/>
      <w:lvlText w:val="%1"/>
      <w:lvlJc w:val="left"/>
      <w:pPr>
        <w:tabs>
          <w:tab w:val="num" w:pos="1134"/>
        </w:tabs>
        <w:ind w:left="1134" w:hanging="1134"/>
      </w:pPr>
      <w:rPr>
        <w:rFonts w:asciiTheme="majorHAnsi" w:hAnsiTheme="majorHAnsi" w:hint="default"/>
        <w:color w:val="00DAF8" w:themeColor="accent2"/>
      </w:rPr>
    </w:lvl>
    <w:lvl w:ilvl="1">
      <w:start w:val="1"/>
      <w:numFmt w:val="decimal"/>
      <w:lvlText w:val="%1.%2"/>
      <w:lvlJc w:val="left"/>
      <w:pPr>
        <w:tabs>
          <w:tab w:val="num" w:pos="1134"/>
        </w:tabs>
        <w:ind w:left="1134" w:hanging="1134"/>
      </w:pPr>
      <w:rPr>
        <w:rFonts w:ascii="Gotham Light" w:hAnsi="Gotham Light" w:hint="default"/>
        <w:color w:val="291D8E" w:themeColor="accent3"/>
      </w:rPr>
    </w:lvl>
    <w:lvl w:ilvl="2">
      <w:start w:val="1"/>
      <w:numFmt w:val="decimal"/>
      <w:lvlText w:val="%1.%2.%3"/>
      <w:lvlJc w:val="left"/>
      <w:pPr>
        <w:tabs>
          <w:tab w:val="num" w:pos="1134"/>
        </w:tabs>
        <w:ind w:left="1134" w:hanging="1134"/>
      </w:pPr>
      <w:rPr>
        <w:rFonts w:asciiTheme="majorHAnsi" w:hAnsiTheme="majorHAnsi" w:hint="default"/>
        <w:color w:val="00DEC4"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00DAF8"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8" w15:restartNumberingAfterBreak="0">
    <w:nsid w:val="4DE76D7F"/>
    <w:multiLevelType w:val="multilevel"/>
    <w:tmpl w:val="049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13A4C"/>
    <w:multiLevelType w:val="multilevel"/>
    <w:tmpl w:val="761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D3E81"/>
    <w:multiLevelType w:val="multilevel"/>
    <w:tmpl w:val="5C7A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EC29E5"/>
    <w:multiLevelType w:val="multilevel"/>
    <w:tmpl w:val="14FC61F6"/>
    <w:numStyleLink w:val="ListAttachment"/>
  </w:abstractNum>
  <w:abstractNum w:abstractNumId="22" w15:restartNumberingAfterBreak="0">
    <w:nsid w:val="567633B7"/>
    <w:multiLevelType w:val="multilevel"/>
    <w:tmpl w:val="14FC61F6"/>
    <w:styleLink w:val="ListAttachment"/>
    <w:lvl w:ilvl="0">
      <w:start w:val="1"/>
      <w:numFmt w:val="decimal"/>
      <w:pStyle w:val="AttachmentH1"/>
      <w:lvlText w:val="Attachment %1"/>
      <w:lvlJc w:val="left"/>
      <w:pPr>
        <w:tabs>
          <w:tab w:val="num" w:pos="2268"/>
        </w:tabs>
        <w:ind w:left="2268" w:hanging="2268"/>
      </w:pPr>
      <w:rPr>
        <w:rFonts w:hint="default"/>
      </w:rPr>
    </w:lvl>
    <w:lvl w:ilvl="1">
      <w:start w:val="1"/>
      <w:numFmt w:val="decimal"/>
      <w:pStyle w:val="AttachmentH2"/>
      <w:lvlText w:val="%1-%2"/>
      <w:lvlJc w:val="left"/>
      <w:pPr>
        <w:tabs>
          <w:tab w:val="num" w:pos="1134"/>
        </w:tabs>
        <w:ind w:left="1134" w:hanging="1134"/>
      </w:pPr>
      <w:rPr>
        <w:rFonts w:hint="default"/>
      </w:rPr>
    </w:lvl>
    <w:lvl w:ilvl="2">
      <w:start w:val="1"/>
      <w:numFmt w:val="decimal"/>
      <w:pStyle w:val="AttachmentH3"/>
      <w:lvlText w:val="%1-%2-%3"/>
      <w:lvlJc w:val="left"/>
      <w:pPr>
        <w:tabs>
          <w:tab w:val="num" w:pos="1134"/>
        </w:tabs>
        <w:ind w:left="1134" w:hanging="1134"/>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5E2F0964"/>
    <w:multiLevelType w:val="multilevel"/>
    <w:tmpl w:val="C1D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8052B"/>
    <w:multiLevelType w:val="multilevel"/>
    <w:tmpl w:val="D962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B532E"/>
    <w:multiLevelType w:val="multilevel"/>
    <w:tmpl w:val="2F6CA4A0"/>
    <w:styleLink w:val="ListTableBullet1"/>
    <w:lvl w:ilvl="0">
      <w:start w:val="1"/>
      <w:numFmt w:val="bullet"/>
      <w:lvlText w:val=""/>
      <w:lvlJc w:val="left"/>
      <w:pPr>
        <w:tabs>
          <w:tab w:val="num" w:pos="425"/>
        </w:tabs>
        <w:ind w:left="425" w:hanging="425"/>
      </w:pPr>
      <w:rPr>
        <w:rFonts w:ascii="Symbol" w:hAnsi="Symbol" w:hint="default"/>
      </w:rPr>
    </w:lvl>
    <w:lvl w:ilvl="1">
      <w:start w:val="1"/>
      <w:numFmt w:val="bullet"/>
      <w:lvlText w:val="–"/>
      <w:lvlJc w:val="left"/>
      <w:pPr>
        <w:tabs>
          <w:tab w:val="num" w:pos="850"/>
        </w:tabs>
        <w:ind w:left="850" w:hanging="425"/>
      </w:pPr>
      <w:rPr>
        <w:rFonts w:ascii="Arial Rounded MT" w:hAnsi="Arial Rounded MT" w:hint="default"/>
        <w:color w:val="auto"/>
      </w:rPr>
    </w:lvl>
    <w:lvl w:ilvl="2">
      <w:start w:val="1"/>
      <w:numFmt w:val="bullet"/>
      <w:lvlText w:val=""/>
      <w:lvlJc w:val="left"/>
      <w:pPr>
        <w:tabs>
          <w:tab w:val="num" w:pos="1275"/>
        </w:tabs>
        <w:ind w:left="1275" w:hanging="425"/>
      </w:pPr>
      <w:rPr>
        <w:rFonts w:ascii="Symbol" w:hAnsi="Symbol" w:hint="default"/>
      </w:rPr>
    </w:lvl>
    <w:lvl w:ilvl="3">
      <w:start w:val="1"/>
      <w:numFmt w:val="bullet"/>
      <w:lvlText w:val="–"/>
      <w:lvlJc w:val="left"/>
      <w:pPr>
        <w:tabs>
          <w:tab w:val="num" w:pos="1700"/>
        </w:tabs>
        <w:ind w:left="1700" w:hanging="425"/>
      </w:pPr>
      <w:rPr>
        <w:rFonts w:ascii="Arial Rounded MT" w:hAnsi="Arial Rounded MT" w:hint="default"/>
      </w:rPr>
    </w:lvl>
    <w:lvl w:ilvl="4">
      <w:start w:val="1"/>
      <w:numFmt w:val="bullet"/>
      <w:lvlText w:val=""/>
      <w:lvlJc w:val="left"/>
      <w:pPr>
        <w:tabs>
          <w:tab w:val="num" w:pos="2125"/>
        </w:tabs>
        <w:ind w:left="2125" w:hanging="425"/>
      </w:pPr>
      <w:rPr>
        <w:rFonts w:ascii="Symbol" w:hAnsi="Symbol" w:hint="default"/>
        <w:color w:val="auto"/>
      </w:rPr>
    </w:lvl>
    <w:lvl w:ilvl="5">
      <w:start w:val="1"/>
      <w:numFmt w:val="bullet"/>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6" w15:restartNumberingAfterBreak="0">
    <w:nsid w:val="74152A5E"/>
    <w:multiLevelType w:val="multilevel"/>
    <w:tmpl w:val="288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12DF2"/>
    <w:multiLevelType w:val="multilevel"/>
    <w:tmpl w:val="7F7AE96A"/>
    <w:styleLink w:val="ListBullet1"/>
    <w:lvl w:ilvl="0">
      <w:start w:val="1"/>
      <w:numFmt w:val="upperLetter"/>
      <w:pStyle w:val="Appendix"/>
      <w:suff w:val="space"/>
      <w:lvlText w:val="Appendix %1:"/>
      <w:lvlJc w:val="left"/>
      <w:pPr>
        <w:ind w:left="710" w:firstLine="0"/>
      </w:pPr>
      <w:rPr>
        <w:sz w:val="80"/>
        <w:szCs w:val="80"/>
      </w:rPr>
    </w:lvl>
    <w:lvl w:ilvl="1">
      <w:start w:val="1"/>
      <w:numFmt w:val="lowerLetter"/>
      <w:lvlText w:val="%2)"/>
      <w:lvlJc w:val="left"/>
      <w:pPr>
        <w:ind w:left="1430" w:hanging="360"/>
      </w:pPr>
      <w:rPr>
        <w:rFonts w:hint="default"/>
      </w:rPr>
    </w:lvl>
    <w:lvl w:ilvl="2">
      <w:start w:val="1"/>
      <w:numFmt w:val="lowerRoman"/>
      <w:lvlText w:val="%3)"/>
      <w:lvlJc w:val="left"/>
      <w:pPr>
        <w:ind w:left="1790" w:hanging="360"/>
      </w:pPr>
      <w:rPr>
        <w:rFonts w:hint="default"/>
      </w:rPr>
    </w:lvl>
    <w:lvl w:ilvl="3">
      <w:start w:val="1"/>
      <w:numFmt w:val="decimal"/>
      <w:lvlText w:val="(%4)"/>
      <w:lvlJc w:val="left"/>
      <w:pPr>
        <w:ind w:left="2150" w:hanging="360"/>
      </w:pPr>
      <w:rPr>
        <w:rFonts w:hint="default"/>
      </w:rPr>
    </w:lvl>
    <w:lvl w:ilvl="4">
      <w:start w:val="1"/>
      <w:numFmt w:val="lowerLetter"/>
      <w:lvlText w:val="(%5)"/>
      <w:lvlJc w:val="left"/>
      <w:pPr>
        <w:ind w:left="2510" w:hanging="360"/>
      </w:pPr>
      <w:rPr>
        <w:rFonts w:hint="default"/>
      </w:rPr>
    </w:lvl>
    <w:lvl w:ilvl="5">
      <w:start w:val="1"/>
      <w:numFmt w:val="lowerRoman"/>
      <w:lvlText w:val="(%6)"/>
      <w:lvlJc w:val="left"/>
      <w:pPr>
        <w:ind w:left="2870" w:hanging="360"/>
      </w:pPr>
      <w:rPr>
        <w:rFonts w:hint="default"/>
      </w:rPr>
    </w:lvl>
    <w:lvl w:ilvl="6">
      <w:start w:val="1"/>
      <w:numFmt w:val="decimal"/>
      <w:lvlText w:val="%7."/>
      <w:lvlJc w:val="left"/>
      <w:pPr>
        <w:ind w:left="3230" w:hanging="360"/>
      </w:pPr>
      <w:rPr>
        <w:rFonts w:hint="default"/>
      </w:rPr>
    </w:lvl>
    <w:lvl w:ilvl="7">
      <w:start w:val="1"/>
      <w:numFmt w:val="lowerLetter"/>
      <w:lvlText w:val="%8."/>
      <w:lvlJc w:val="left"/>
      <w:pPr>
        <w:ind w:left="3590" w:hanging="360"/>
      </w:pPr>
      <w:rPr>
        <w:rFonts w:hint="default"/>
      </w:rPr>
    </w:lvl>
    <w:lvl w:ilvl="8">
      <w:start w:val="1"/>
      <w:numFmt w:val="lowerRoman"/>
      <w:lvlText w:val="%9."/>
      <w:lvlJc w:val="left"/>
      <w:pPr>
        <w:ind w:left="3950" w:hanging="360"/>
      </w:pPr>
      <w:rPr>
        <w:rFonts w:hint="default"/>
      </w:rPr>
    </w:lvl>
  </w:abstractNum>
  <w:abstractNum w:abstractNumId="28" w15:restartNumberingAfterBreak="0">
    <w:nsid w:val="7A4219BF"/>
    <w:multiLevelType w:val="multilevel"/>
    <w:tmpl w:val="3950392A"/>
    <w:lvl w:ilvl="0">
      <w:start w:val="1"/>
      <w:numFmt w:val="bullet"/>
      <w:pStyle w:val="ListBullet"/>
      <w:lvlText w:val=""/>
      <w:lvlJc w:val="left"/>
      <w:pPr>
        <w:tabs>
          <w:tab w:val="num" w:pos="284"/>
        </w:tabs>
        <w:ind w:left="284" w:hanging="284"/>
      </w:pPr>
      <w:rPr>
        <w:rFonts w:ascii="Symbol" w:hAnsi="Symbol" w:hint="default"/>
        <w:color w:val="000028" w:themeColor="text2"/>
      </w:rPr>
    </w:lvl>
    <w:lvl w:ilvl="1">
      <w:start w:val="1"/>
      <w:numFmt w:val="bullet"/>
      <w:pStyle w:val="ListBullet2"/>
      <w:lvlText w:val="–"/>
      <w:lvlJc w:val="left"/>
      <w:pPr>
        <w:tabs>
          <w:tab w:val="num" w:pos="567"/>
        </w:tabs>
        <w:ind w:left="567" w:hanging="283"/>
      </w:pPr>
      <w:rPr>
        <w:rFonts w:ascii="Arial Rounded MT" w:hAnsi="Arial Rounded MT" w:hint="default"/>
        <w:color w:val="000028" w:themeColor="text2"/>
      </w:rPr>
    </w:lvl>
    <w:lvl w:ilvl="2">
      <w:start w:val="1"/>
      <w:numFmt w:val="bullet"/>
      <w:pStyle w:val="ListBullet3"/>
      <w:lvlText w:val="–"/>
      <w:lvlJc w:val="left"/>
      <w:pPr>
        <w:tabs>
          <w:tab w:val="num" w:pos="851"/>
        </w:tabs>
        <w:ind w:left="851" w:hanging="284"/>
      </w:pPr>
      <w:rPr>
        <w:rFonts w:ascii="Arial Rounded MT" w:hAnsi="Arial Rounded MT" w:hint="default"/>
        <w:color w:val="000028" w:themeColor="text2"/>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9" w15:restartNumberingAfterBreak="0">
    <w:nsid w:val="7B030309"/>
    <w:multiLevelType w:val="multilevel"/>
    <w:tmpl w:val="11569424"/>
    <w:lvl w:ilvl="0">
      <w:start w:val="1"/>
      <w:numFmt w:val="decimal"/>
      <w:pStyle w:val="ListNumber0"/>
      <w:lvlText w:val="%1."/>
      <w:lvlJc w:val="left"/>
      <w:pPr>
        <w:tabs>
          <w:tab w:val="num" w:pos="0"/>
        </w:tabs>
        <w:ind w:left="425" w:hanging="425"/>
      </w:pPr>
      <w:rPr>
        <w:rFonts w:hint="default"/>
        <w:color w:val="000000" w:themeColor="text1"/>
      </w:rPr>
    </w:lvl>
    <w:lvl w:ilvl="1">
      <w:start w:val="1"/>
      <w:numFmt w:val="lowerLetter"/>
      <w:pStyle w:val="ListNumber2"/>
      <w:lvlText w:val="%2."/>
      <w:lvlJc w:val="left"/>
      <w:pPr>
        <w:tabs>
          <w:tab w:val="num" w:pos="850"/>
        </w:tabs>
        <w:ind w:left="850" w:hanging="425"/>
      </w:pPr>
      <w:rPr>
        <w:rFonts w:hint="default"/>
        <w:color w:val="000000" w:themeColor="text1"/>
      </w:rPr>
    </w:lvl>
    <w:lvl w:ilvl="2">
      <w:start w:val="1"/>
      <w:numFmt w:val="lowerRoman"/>
      <w:pStyle w:val="ListNumber3"/>
      <w:lvlText w:val="%3."/>
      <w:lvlJc w:val="left"/>
      <w:pPr>
        <w:tabs>
          <w:tab w:val="num" w:pos="1275"/>
        </w:tabs>
        <w:ind w:left="1275" w:hanging="425"/>
      </w:pPr>
      <w:rPr>
        <w:rFonts w:hint="default"/>
        <w:color w:val="000000" w:themeColor="text1"/>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30" w15:restartNumberingAfterBreak="0">
    <w:nsid w:val="7B3271A1"/>
    <w:multiLevelType w:val="hybridMultilevel"/>
    <w:tmpl w:val="21D8E0E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7D840C7B"/>
    <w:multiLevelType w:val="multilevel"/>
    <w:tmpl w:val="9D625AA6"/>
    <w:numStyleLink w:val="ListNumberedHeadings"/>
  </w:abstractNum>
  <w:num w:numId="1" w16cid:durableId="570508865">
    <w:abstractNumId w:val="2"/>
    <w:lvlOverride w:ilvl="3">
      <w:lvl w:ilvl="3">
        <w:start w:val="1"/>
        <w:numFmt w:val="decimal"/>
        <w:pStyle w:val="NbrHeading4"/>
        <w:lvlText w:val="%1.%2.%3.%4"/>
        <w:lvlJc w:val="left"/>
        <w:pPr>
          <w:tabs>
            <w:tab w:val="num" w:pos="851"/>
          </w:tabs>
          <w:ind w:left="851" w:hanging="851"/>
        </w:pPr>
      </w:lvl>
    </w:lvlOverride>
  </w:num>
  <w:num w:numId="2" w16cid:durableId="1935743494">
    <w:abstractNumId w:val="27"/>
  </w:num>
  <w:num w:numId="3" w16cid:durableId="424543795">
    <w:abstractNumId w:val="3"/>
  </w:num>
  <w:num w:numId="4" w16cid:durableId="1872108998">
    <w:abstractNumId w:val="5"/>
  </w:num>
  <w:num w:numId="5" w16cid:durableId="2102025118">
    <w:abstractNumId w:val="4"/>
  </w:num>
  <w:num w:numId="6" w16cid:durableId="370570469">
    <w:abstractNumId w:val="25"/>
  </w:num>
  <w:num w:numId="7" w16cid:durableId="957682894">
    <w:abstractNumId w:val="11"/>
  </w:num>
  <w:num w:numId="8" w16cid:durableId="1155224367">
    <w:abstractNumId w:val="10"/>
  </w:num>
  <w:num w:numId="9" w16cid:durableId="135420909">
    <w:abstractNumId w:val="17"/>
  </w:num>
  <w:num w:numId="10" w16cid:durableId="1252852548">
    <w:abstractNumId w:val="16"/>
  </w:num>
  <w:num w:numId="11" w16cid:durableId="711882644">
    <w:abstractNumId w:val="12"/>
  </w:num>
  <w:num w:numId="12" w16cid:durableId="731201403">
    <w:abstractNumId w:val="13"/>
  </w:num>
  <w:num w:numId="13" w16cid:durableId="899242448">
    <w:abstractNumId w:val="8"/>
  </w:num>
  <w:num w:numId="14" w16cid:durableId="1065451346">
    <w:abstractNumId w:val="13"/>
  </w:num>
  <w:num w:numId="15" w16cid:durableId="1787037382">
    <w:abstractNumId w:val="28"/>
  </w:num>
  <w:num w:numId="16" w16cid:durableId="1200629134">
    <w:abstractNumId w:val="31"/>
    <w:lvlOverride w:ilvl="0">
      <w:lvl w:ilvl="0">
        <w:start w:val="1"/>
        <w:numFmt w:val="decimal"/>
        <w:pStyle w:val="DividerNumber"/>
        <w:lvlText w:val="%1"/>
        <w:lvlJc w:val="left"/>
        <w:pPr>
          <w:tabs>
            <w:tab w:val="num" w:pos="1134"/>
          </w:tabs>
          <w:ind w:left="1134" w:hanging="1134"/>
        </w:pPr>
      </w:lvl>
    </w:lvlOverride>
  </w:num>
  <w:num w:numId="17" w16cid:durableId="513886158">
    <w:abstractNumId w:val="7"/>
  </w:num>
  <w:num w:numId="18" w16cid:durableId="581139894">
    <w:abstractNumId w:val="29"/>
  </w:num>
  <w:num w:numId="19" w16cid:durableId="1041247147">
    <w:abstractNumId w:val="22"/>
  </w:num>
  <w:num w:numId="20" w16cid:durableId="1466268016">
    <w:abstractNumId w:val="6"/>
  </w:num>
  <w:num w:numId="21" w16cid:durableId="1743331580">
    <w:abstractNumId w:val="21"/>
  </w:num>
  <w:num w:numId="22" w16cid:durableId="31852808">
    <w:abstractNumId w:val="2"/>
  </w:num>
  <w:num w:numId="23" w16cid:durableId="1828595538">
    <w:abstractNumId w:val="19"/>
  </w:num>
  <w:num w:numId="24" w16cid:durableId="1485898650">
    <w:abstractNumId w:val="15"/>
  </w:num>
  <w:num w:numId="25" w16cid:durableId="702511754">
    <w:abstractNumId w:val="23"/>
  </w:num>
  <w:num w:numId="26" w16cid:durableId="208302117">
    <w:abstractNumId w:val="24"/>
  </w:num>
  <w:num w:numId="27" w16cid:durableId="1469206743">
    <w:abstractNumId w:val="9"/>
  </w:num>
  <w:num w:numId="28" w16cid:durableId="796147512">
    <w:abstractNumId w:val="1"/>
  </w:num>
  <w:num w:numId="29" w16cid:durableId="829829907">
    <w:abstractNumId w:val="18"/>
  </w:num>
  <w:num w:numId="30" w16cid:durableId="726151392">
    <w:abstractNumId w:val="20"/>
  </w:num>
  <w:num w:numId="31" w16cid:durableId="504856154">
    <w:abstractNumId w:val="14"/>
  </w:num>
  <w:num w:numId="32" w16cid:durableId="637688560">
    <w:abstractNumId w:val="0"/>
  </w:num>
  <w:num w:numId="33" w16cid:durableId="1383559079">
    <w:abstractNumId w:val="26"/>
  </w:num>
  <w:num w:numId="34" w16cid:durableId="1675302486">
    <w:abstractNumId w:val="30"/>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li Ojala | Orro">
    <w15:presenceInfo w15:providerId="AD" w15:userId="S::olli.ojala@orro.group::8486591b-2135-457a-8bf4-8edbc6fa3a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20"/>
  <w:defaultTableStyle w:val="OrroTab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998"/>
    <w:rsid w:val="000017C4"/>
    <w:rsid w:val="00004EC1"/>
    <w:rsid w:val="00015F24"/>
    <w:rsid w:val="00016CEF"/>
    <w:rsid w:val="00022F2F"/>
    <w:rsid w:val="00027E1F"/>
    <w:rsid w:val="0004184D"/>
    <w:rsid w:val="00044094"/>
    <w:rsid w:val="000518C8"/>
    <w:rsid w:val="00052956"/>
    <w:rsid w:val="00052DE4"/>
    <w:rsid w:val="00053913"/>
    <w:rsid w:val="000561BB"/>
    <w:rsid w:val="00057587"/>
    <w:rsid w:val="000604C5"/>
    <w:rsid w:val="00061884"/>
    <w:rsid w:val="00063876"/>
    <w:rsid w:val="0007105E"/>
    <w:rsid w:val="00071873"/>
    <w:rsid w:val="00071F19"/>
    <w:rsid w:val="00073B48"/>
    <w:rsid w:val="000751E9"/>
    <w:rsid w:val="00075AC4"/>
    <w:rsid w:val="00076969"/>
    <w:rsid w:val="00077D4B"/>
    <w:rsid w:val="00085690"/>
    <w:rsid w:val="0009720F"/>
    <w:rsid w:val="0009722E"/>
    <w:rsid w:val="000979B2"/>
    <w:rsid w:val="000A3EAD"/>
    <w:rsid w:val="000A56E2"/>
    <w:rsid w:val="000C3C28"/>
    <w:rsid w:val="000D1148"/>
    <w:rsid w:val="000D5DDF"/>
    <w:rsid w:val="000D6966"/>
    <w:rsid w:val="000D6FB6"/>
    <w:rsid w:val="000D71A7"/>
    <w:rsid w:val="000F1FBF"/>
    <w:rsid w:val="000F23F4"/>
    <w:rsid w:val="00103EFD"/>
    <w:rsid w:val="00110F08"/>
    <w:rsid w:val="00121FA6"/>
    <w:rsid w:val="00126530"/>
    <w:rsid w:val="00136B72"/>
    <w:rsid w:val="0014406B"/>
    <w:rsid w:val="00151BC3"/>
    <w:rsid w:val="00154647"/>
    <w:rsid w:val="00162434"/>
    <w:rsid w:val="00166568"/>
    <w:rsid w:val="00174F99"/>
    <w:rsid w:val="00177E25"/>
    <w:rsid w:val="00181CA5"/>
    <w:rsid w:val="00182FA3"/>
    <w:rsid w:val="001A0024"/>
    <w:rsid w:val="001A0B4E"/>
    <w:rsid w:val="001A2F29"/>
    <w:rsid w:val="001B0DAC"/>
    <w:rsid w:val="001B119A"/>
    <w:rsid w:val="001B5E6C"/>
    <w:rsid w:val="001D7AD4"/>
    <w:rsid w:val="001D7D7A"/>
    <w:rsid w:val="001E3D92"/>
    <w:rsid w:val="001E544B"/>
    <w:rsid w:val="001E6B6F"/>
    <w:rsid w:val="001E6DB2"/>
    <w:rsid w:val="001F39CA"/>
    <w:rsid w:val="00200DB5"/>
    <w:rsid w:val="00211D56"/>
    <w:rsid w:val="00212C4B"/>
    <w:rsid w:val="0021594D"/>
    <w:rsid w:val="00217BE5"/>
    <w:rsid w:val="00224EC8"/>
    <w:rsid w:val="002255A9"/>
    <w:rsid w:val="00230BDB"/>
    <w:rsid w:val="00231D61"/>
    <w:rsid w:val="00251977"/>
    <w:rsid w:val="002535FE"/>
    <w:rsid w:val="00255097"/>
    <w:rsid w:val="002601F1"/>
    <w:rsid w:val="002621DE"/>
    <w:rsid w:val="00266458"/>
    <w:rsid w:val="00270C06"/>
    <w:rsid w:val="00270FEA"/>
    <w:rsid w:val="00276368"/>
    <w:rsid w:val="00283935"/>
    <w:rsid w:val="00283E6D"/>
    <w:rsid w:val="002844E6"/>
    <w:rsid w:val="00292125"/>
    <w:rsid w:val="00297E5A"/>
    <w:rsid w:val="002A13C0"/>
    <w:rsid w:val="002A1B28"/>
    <w:rsid w:val="002A271F"/>
    <w:rsid w:val="002A52A2"/>
    <w:rsid w:val="002A72FA"/>
    <w:rsid w:val="002A7483"/>
    <w:rsid w:val="002C0C93"/>
    <w:rsid w:val="002C5313"/>
    <w:rsid w:val="002D151F"/>
    <w:rsid w:val="002D4E66"/>
    <w:rsid w:val="002D63A5"/>
    <w:rsid w:val="002D68FB"/>
    <w:rsid w:val="002E05C1"/>
    <w:rsid w:val="002E15F2"/>
    <w:rsid w:val="002E4954"/>
    <w:rsid w:val="002E4D83"/>
    <w:rsid w:val="002E4FC4"/>
    <w:rsid w:val="002E55DF"/>
    <w:rsid w:val="002F0415"/>
    <w:rsid w:val="002F052B"/>
    <w:rsid w:val="003002AD"/>
    <w:rsid w:val="00301826"/>
    <w:rsid w:val="003035E5"/>
    <w:rsid w:val="0031408D"/>
    <w:rsid w:val="00314E97"/>
    <w:rsid w:val="00315070"/>
    <w:rsid w:val="0031624B"/>
    <w:rsid w:val="003171A5"/>
    <w:rsid w:val="00317351"/>
    <w:rsid w:val="00321677"/>
    <w:rsid w:val="00323A3C"/>
    <w:rsid w:val="003268C8"/>
    <w:rsid w:val="00326DEB"/>
    <w:rsid w:val="00326E6F"/>
    <w:rsid w:val="00331344"/>
    <w:rsid w:val="00331953"/>
    <w:rsid w:val="00336DFA"/>
    <w:rsid w:val="00346A1C"/>
    <w:rsid w:val="003473B6"/>
    <w:rsid w:val="003563D9"/>
    <w:rsid w:val="00364C54"/>
    <w:rsid w:val="0036733A"/>
    <w:rsid w:val="0037319D"/>
    <w:rsid w:val="00375240"/>
    <w:rsid w:val="003773ED"/>
    <w:rsid w:val="0038125B"/>
    <w:rsid w:val="00390384"/>
    <w:rsid w:val="003905AC"/>
    <w:rsid w:val="0039203D"/>
    <w:rsid w:val="003964E1"/>
    <w:rsid w:val="003B47CF"/>
    <w:rsid w:val="003B6685"/>
    <w:rsid w:val="003C7987"/>
    <w:rsid w:val="003D13DC"/>
    <w:rsid w:val="003D6F55"/>
    <w:rsid w:val="003E0EFC"/>
    <w:rsid w:val="003E465D"/>
    <w:rsid w:val="003E73AE"/>
    <w:rsid w:val="003F094C"/>
    <w:rsid w:val="003F0BA4"/>
    <w:rsid w:val="00407502"/>
    <w:rsid w:val="0041265C"/>
    <w:rsid w:val="00415546"/>
    <w:rsid w:val="004157B9"/>
    <w:rsid w:val="0042110E"/>
    <w:rsid w:val="00422B36"/>
    <w:rsid w:val="0042448D"/>
    <w:rsid w:val="0042778A"/>
    <w:rsid w:val="00427893"/>
    <w:rsid w:val="004323BC"/>
    <w:rsid w:val="00433262"/>
    <w:rsid w:val="004352BD"/>
    <w:rsid w:val="00443B5B"/>
    <w:rsid w:val="004440C2"/>
    <w:rsid w:val="00445521"/>
    <w:rsid w:val="00447442"/>
    <w:rsid w:val="00450D29"/>
    <w:rsid w:val="00456012"/>
    <w:rsid w:val="00460A43"/>
    <w:rsid w:val="00461AF4"/>
    <w:rsid w:val="00465D93"/>
    <w:rsid w:val="00466F67"/>
    <w:rsid w:val="004729FD"/>
    <w:rsid w:val="00475897"/>
    <w:rsid w:val="004758C3"/>
    <w:rsid w:val="00477CA5"/>
    <w:rsid w:val="00480EF8"/>
    <w:rsid w:val="00482ADE"/>
    <w:rsid w:val="004944DE"/>
    <w:rsid w:val="00494701"/>
    <w:rsid w:val="004A21D3"/>
    <w:rsid w:val="004A5228"/>
    <w:rsid w:val="004B4C7C"/>
    <w:rsid w:val="004B5359"/>
    <w:rsid w:val="004C162B"/>
    <w:rsid w:val="004C54E2"/>
    <w:rsid w:val="004D4BB6"/>
    <w:rsid w:val="004F1747"/>
    <w:rsid w:val="004F1855"/>
    <w:rsid w:val="004F1FA0"/>
    <w:rsid w:val="004F55CE"/>
    <w:rsid w:val="004F63DD"/>
    <w:rsid w:val="004F7CAA"/>
    <w:rsid w:val="0050786E"/>
    <w:rsid w:val="00522ACF"/>
    <w:rsid w:val="00525A0F"/>
    <w:rsid w:val="005372AD"/>
    <w:rsid w:val="0054499F"/>
    <w:rsid w:val="005467D4"/>
    <w:rsid w:val="005518E4"/>
    <w:rsid w:val="00552AFF"/>
    <w:rsid w:val="00553E6F"/>
    <w:rsid w:val="005552D9"/>
    <w:rsid w:val="00562E4A"/>
    <w:rsid w:val="00575579"/>
    <w:rsid w:val="00576B2B"/>
    <w:rsid w:val="00581836"/>
    <w:rsid w:val="005831CF"/>
    <w:rsid w:val="00585B5F"/>
    <w:rsid w:val="00590F3B"/>
    <w:rsid w:val="005A0F62"/>
    <w:rsid w:val="005A34D1"/>
    <w:rsid w:val="005A5149"/>
    <w:rsid w:val="005A559D"/>
    <w:rsid w:val="005A6B29"/>
    <w:rsid w:val="005A6CCD"/>
    <w:rsid w:val="005A73D1"/>
    <w:rsid w:val="005A7734"/>
    <w:rsid w:val="005B1224"/>
    <w:rsid w:val="005B3C36"/>
    <w:rsid w:val="005B54F0"/>
    <w:rsid w:val="005D0167"/>
    <w:rsid w:val="005D10F7"/>
    <w:rsid w:val="005D19B2"/>
    <w:rsid w:val="005D2F04"/>
    <w:rsid w:val="005D37B5"/>
    <w:rsid w:val="005E38E2"/>
    <w:rsid w:val="005E7363"/>
    <w:rsid w:val="005F0252"/>
    <w:rsid w:val="005F0C8F"/>
    <w:rsid w:val="005F4330"/>
    <w:rsid w:val="005F4F91"/>
    <w:rsid w:val="005F62CA"/>
    <w:rsid w:val="00604B5C"/>
    <w:rsid w:val="00612F39"/>
    <w:rsid w:val="006212C6"/>
    <w:rsid w:val="006237C9"/>
    <w:rsid w:val="006241B1"/>
    <w:rsid w:val="00626057"/>
    <w:rsid w:val="00631141"/>
    <w:rsid w:val="00631224"/>
    <w:rsid w:val="00633B55"/>
    <w:rsid w:val="0063518D"/>
    <w:rsid w:val="00637322"/>
    <w:rsid w:val="006432FE"/>
    <w:rsid w:val="006439DD"/>
    <w:rsid w:val="00644622"/>
    <w:rsid w:val="0064609D"/>
    <w:rsid w:val="0064662E"/>
    <w:rsid w:val="006467C4"/>
    <w:rsid w:val="00653F6E"/>
    <w:rsid w:val="0066268C"/>
    <w:rsid w:val="00664ECC"/>
    <w:rsid w:val="0066524A"/>
    <w:rsid w:val="006652B1"/>
    <w:rsid w:val="00666208"/>
    <w:rsid w:val="00672897"/>
    <w:rsid w:val="00673142"/>
    <w:rsid w:val="00673C36"/>
    <w:rsid w:val="00675EB0"/>
    <w:rsid w:val="00676B0F"/>
    <w:rsid w:val="00676B6B"/>
    <w:rsid w:val="006866CD"/>
    <w:rsid w:val="00690266"/>
    <w:rsid w:val="00690933"/>
    <w:rsid w:val="006930AF"/>
    <w:rsid w:val="00694193"/>
    <w:rsid w:val="006B1F32"/>
    <w:rsid w:val="006B351C"/>
    <w:rsid w:val="006B461A"/>
    <w:rsid w:val="006B5B3D"/>
    <w:rsid w:val="006B6DC3"/>
    <w:rsid w:val="006B7FA2"/>
    <w:rsid w:val="006C0E44"/>
    <w:rsid w:val="006C2DF7"/>
    <w:rsid w:val="006C7D59"/>
    <w:rsid w:val="006D17ED"/>
    <w:rsid w:val="006D47B1"/>
    <w:rsid w:val="006D4C28"/>
    <w:rsid w:val="006D5B8A"/>
    <w:rsid w:val="006D623D"/>
    <w:rsid w:val="006E0948"/>
    <w:rsid w:val="006E6F31"/>
    <w:rsid w:val="006E7B7B"/>
    <w:rsid w:val="006F4DA0"/>
    <w:rsid w:val="0070050C"/>
    <w:rsid w:val="00701848"/>
    <w:rsid w:val="00702D16"/>
    <w:rsid w:val="0070523C"/>
    <w:rsid w:val="00705517"/>
    <w:rsid w:val="00710A76"/>
    <w:rsid w:val="007111C4"/>
    <w:rsid w:val="00712A7F"/>
    <w:rsid w:val="00716C12"/>
    <w:rsid w:val="00716CB7"/>
    <w:rsid w:val="007205C2"/>
    <w:rsid w:val="00723DCE"/>
    <w:rsid w:val="0072401F"/>
    <w:rsid w:val="00731BBB"/>
    <w:rsid w:val="00733530"/>
    <w:rsid w:val="00735B72"/>
    <w:rsid w:val="0073792E"/>
    <w:rsid w:val="00741C92"/>
    <w:rsid w:val="00742A40"/>
    <w:rsid w:val="00742E0A"/>
    <w:rsid w:val="007437D3"/>
    <w:rsid w:val="007472B4"/>
    <w:rsid w:val="007557F7"/>
    <w:rsid w:val="007603D4"/>
    <w:rsid w:val="00760D44"/>
    <w:rsid w:val="007639C4"/>
    <w:rsid w:val="007661FF"/>
    <w:rsid w:val="0077376F"/>
    <w:rsid w:val="00773DDA"/>
    <w:rsid w:val="007754A9"/>
    <w:rsid w:val="00781936"/>
    <w:rsid w:val="00782F93"/>
    <w:rsid w:val="00784590"/>
    <w:rsid w:val="00786C45"/>
    <w:rsid w:val="00791E69"/>
    <w:rsid w:val="007948CC"/>
    <w:rsid w:val="00794AA5"/>
    <w:rsid w:val="00795DE6"/>
    <w:rsid w:val="007A0CC6"/>
    <w:rsid w:val="007A1D35"/>
    <w:rsid w:val="007A36E8"/>
    <w:rsid w:val="007A41A3"/>
    <w:rsid w:val="007A4772"/>
    <w:rsid w:val="007A5FFE"/>
    <w:rsid w:val="007A74D2"/>
    <w:rsid w:val="007B07CD"/>
    <w:rsid w:val="007B18F2"/>
    <w:rsid w:val="007B1923"/>
    <w:rsid w:val="007B215D"/>
    <w:rsid w:val="007B3F11"/>
    <w:rsid w:val="007B594F"/>
    <w:rsid w:val="007C38B8"/>
    <w:rsid w:val="007C3CD5"/>
    <w:rsid w:val="007C623E"/>
    <w:rsid w:val="007C6A0C"/>
    <w:rsid w:val="007D4E1D"/>
    <w:rsid w:val="007D58E5"/>
    <w:rsid w:val="0081303C"/>
    <w:rsid w:val="00817804"/>
    <w:rsid w:val="00821B27"/>
    <w:rsid w:val="00823154"/>
    <w:rsid w:val="0082739F"/>
    <w:rsid w:val="00832271"/>
    <w:rsid w:val="00834296"/>
    <w:rsid w:val="008358F5"/>
    <w:rsid w:val="00840FDC"/>
    <w:rsid w:val="00844D68"/>
    <w:rsid w:val="00846972"/>
    <w:rsid w:val="00847029"/>
    <w:rsid w:val="008578AC"/>
    <w:rsid w:val="00857D6F"/>
    <w:rsid w:val="00860329"/>
    <w:rsid w:val="00862690"/>
    <w:rsid w:val="008631D5"/>
    <w:rsid w:val="00863CAA"/>
    <w:rsid w:val="00873AB3"/>
    <w:rsid w:val="00874001"/>
    <w:rsid w:val="00881DFD"/>
    <w:rsid w:val="008869C8"/>
    <w:rsid w:val="00886D3B"/>
    <w:rsid w:val="00887274"/>
    <w:rsid w:val="00892193"/>
    <w:rsid w:val="008922EB"/>
    <w:rsid w:val="00893669"/>
    <w:rsid w:val="00893D86"/>
    <w:rsid w:val="00896A1D"/>
    <w:rsid w:val="00897121"/>
    <w:rsid w:val="008A11E2"/>
    <w:rsid w:val="008A18DF"/>
    <w:rsid w:val="008A221F"/>
    <w:rsid w:val="008A383F"/>
    <w:rsid w:val="008B04BB"/>
    <w:rsid w:val="008B07B4"/>
    <w:rsid w:val="008B4BE8"/>
    <w:rsid w:val="008B581B"/>
    <w:rsid w:val="008B584B"/>
    <w:rsid w:val="008C2950"/>
    <w:rsid w:val="008C2EB1"/>
    <w:rsid w:val="008C6A59"/>
    <w:rsid w:val="008C7FA3"/>
    <w:rsid w:val="008D290B"/>
    <w:rsid w:val="008E0C35"/>
    <w:rsid w:val="008E11F4"/>
    <w:rsid w:val="008E4C97"/>
    <w:rsid w:val="008E4EAF"/>
    <w:rsid w:val="008F108F"/>
    <w:rsid w:val="008F17CA"/>
    <w:rsid w:val="008F2144"/>
    <w:rsid w:val="00902A18"/>
    <w:rsid w:val="00903CC3"/>
    <w:rsid w:val="00904DF1"/>
    <w:rsid w:val="00906BCF"/>
    <w:rsid w:val="00910FE5"/>
    <w:rsid w:val="00911DF9"/>
    <w:rsid w:val="0091523F"/>
    <w:rsid w:val="0091545D"/>
    <w:rsid w:val="00915842"/>
    <w:rsid w:val="00917002"/>
    <w:rsid w:val="009204DE"/>
    <w:rsid w:val="009205ED"/>
    <w:rsid w:val="00923564"/>
    <w:rsid w:val="00924C05"/>
    <w:rsid w:val="0092662B"/>
    <w:rsid w:val="00926D22"/>
    <w:rsid w:val="00931992"/>
    <w:rsid w:val="009347CE"/>
    <w:rsid w:val="00941220"/>
    <w:rsid w:val="009437FB"/>
    <w:rsid w:val="00954A3F"/>
    <w:rsid w:val="00965154"/>
    <w:rsid w:val="00970314"/>
    <w:rsid w:val="00970780"/>
    <w:rsid w:val="0097116E"/>
    <w:rsid w:val="00974126"/>
    <w:rsid w:val="00976672"/>
    <w:rsid w:val="00985799"/>
    <w:rsid w:val="00985AB0"/>
    <w:rsid w:val="00995DE9"/>
    <w:rsid w:val="009A71E0"/>
    <w:rsid w:val="009B3BCD"/>
    <w:rsid w:val="009B413B"/>
    <w:rsid w:val="009C2D78"/>
    <w:rsid w:val="009C6A73"/>
    <w:rsid w:val="009C749F"/>
    <w:rsid w:val="009D0135"/>
    <w:rsid w:val="009D3252"/>
    <w:rsid w:val="009D5335"/>
    <w:rsid w:val="009D6143"/>
    <w:rsid w:val="009E00C7"/>
    <w:rsid w:val="009E0B65"/>
    <w:rsid w:val="009E3794"/>
    <w:rsid w:val="009E6379"/>
    <w:rsid w:val="009F08CD"/>
    <w:rsid w:val="009F2EFE"/>
    <w:rsid w:val="009F3881"/>
    <w:rsid w:val="009F5690"/>
    <w:rsid w:val="009F652A"/>
    <w:rsid w:val="009F6F83"/>
    <w:rsid w:val="00A04549"/>
    <w:rsid w:val="00A064DA"/>
    <w:rsid w:val="00A10E3D"/>
    <w:rsid w:val="00A13DE4"/>
    <w:rsid w:val="00A159BD"/>
    <w:rsid w:val="00A15BA3"/>
    <w:rsid w:val="00A16675"/>
    <w:rsid w:val="00A17D04"/>
    <w:rsid w:val="00A2646E"/>
    <w:rsid w:val="00A266D8"/>
    <w:rsid w:val="00A30792"/>
    <w:rsid w:val="00A34437"/>
    <w:rsid w:val="00A4148D"/>
    <w:rsid w:val="00A42351"/>
    <w:rsid w:val="00A435B4"/>
    <w:rsid w:val="00A467E1"/>
    <w:rsid w:val="00A57140"/>
    <w:rsid w:val="00A574FE"/>
    <w:rsid w:val="00A64299"/>
    <w:rsid w:val="00A6561D"/>
    <w:rsid w:val="00A658D6"/>
    <w:rsid w:val="00A75906"/>
    <w:rsid w:val="00A83FC9"/>
    <w:rsid w:val="00A85B1D"/>
    <w:rsid w:val="00A9413C"/>
    <w:rsid w:val="00A9492A"/>
    <w:rsid w:val="00A963FF"/>
    <w:rsid w:val="00A97760"/>
    <w:rsid w:val="00A97D35"/>
    <w:rsid w:val="00AA178C"/>
    <w:rsid w:val="00AA1A84"/>
    <w:rsid w:val="00AA7F72"/>
    <w:rsid w:val="00AB2789"/>
    <w:rsid w:val="00AB34E8"/>
    <w:rsid w:val="00AB35AD"/>
    <w:rsid w:val="00AC0C0F"/>
    <w:rsid w:val="00AC61A2"/>
    <w:rsid w:val="00AC66D2"/>
    <w:rsid w:val="00AD06A1"/>
    <w:rsid w:val="00AD0ADC"/>
    <w:rsid w:val="00AD2608"/>
    <w:rsid w:val="00AD4CA5"/>
    <w:rsid w:val="00AD4D68"/>
    <w:rsid w:val="00AD7323"/>
    <w:rsid w:val="00AE0F14"/>
    <w:rsid w:val="00AE3D2A"/>
    <w:rsid w:val="00AE4574"/>
    <w:rsid w:val="00AE6A18"/>
    <w:rsid w:val="00AF4688"/>
    <w:rsid w:val="00B006C2"/>
    <w:rsid w:val="00B00E89"/>
    <w:rsid w:val="00B025B0"/>
    <w:rsid w:val="00B03F75"/>
    <w:rsid w:val="00B075EB"/>
    <w:rsid w:val="00B13425"/>
    <w:rsid w:val="00B1419B"/>
    <w:rsid w:val="00B20378"/>
    <w:rsid w:val="00B214A8"/>
    <w:rsid w:val="00B23F7D"/>
    <w:rsid w:val="00B24B8D"/>
    <w:rsid w:val="00B3155C"/>
    <w:rsid w:val="00B347A7"/>
    <w:rsid w:val="00B359EE"/>
    <w:rsid w:val="00B469A6"/>
    <w:rsid w:val="00B50808"/>
    <w:rsid w:val="00B5649A"/>
    <w:rsid w:val="00B57244"/>
    <w:rsid w:val="00B63269"/>
    <w:rsid w:val="00B632E5"/>
    <w:rsid w:val="00B67B68"/>
    <w:rsid w:val="00B742E4"/>
    <w:rsid w:val="00B77DA3"/>
    <w:rsid w:val="00B80804"/>
    <w:rsid w:val="00B84A7B"/>
    <w:rsid w:val="00B850C7"/>
    <w:rsid w:val="00B866DB"/>
    <w:rsid w:val="00B91619"/>
    <w:rsid w:val="00BA2DCD"/>
    <w:rsid w:val="00BA33BF"/>
    <w:rsid w:val="00BA3FAF"/>
    <w:rsid w:val="00BA6838"/>
    <w:rsid w:val="00BA711A"/>
    <w:rsid w:val="00BA71DB"/>
    <w:rsid w:val="00BA7277"/>
    <w:rsid w:val="00BB4786"/>
    <w:rsid w:val="00BC0E71"/>
    <w:rsid w:val="00BC5119"/>
    <w:rsid w:val="00BC7BDD"/>
    <w:rsid w:val="00BD5577"/>
    <w:rsid w:val="00BE3902"/>
    <w:rsid w:val="00BE3F28"/>
    <w:rsid w:val="00BF2568"/>
    <w:rsid w:val="00BF2A3E"/>
    <w:rsid w:val="00C00452"/>
    <w:rsid w:val="00C013A3"/>
    <w:rsid w:val="00C10AE0"/>
    <w:rsid w:val="00C138A3"/>
    <w:rsid w:val="00C149FF"/>
    <w:rsid w:val="00C20946"/>
    <w:rsid w:val="00C22B5B"/>
    <w:rsid w:val="00C25CC0"/>
    <w:rsid w:val="00C31E9A"/>
    <w:rsid w:val="00C37DC6"/>
    <w:rsid w:val="00C40C92"/>
    <w:rsid w:val="00C415BC"/>
    <w:rsid w:val="00C42827"/>
    <w:rsid w:val="00C43FF8"/>
    <w:rsid w:val="00C465FD"/>
    <w:rsid w:val="00C57F1E"/>
    <w:rsid w:val="00C6204E"/>
    <w:rsid w:val="00C643E2"/>
    <w:rsid w:val="00C6684D"/>
    <w:rsid w:val="00C74B20"/>
    <w:rsid w:val="00C76EFD"/>
    <w:rsid w:val="00C847D9"/>
    <w:rsid w:val="00C85FBE"/>
    <w:rsid w:val="00C87BE5"/>
    <w:rsid w:val="00C923BE"/>
    <w:rsid w:val="00C928D2"/>
    <w:rsid w:val="00C934C2"/>
    <w:rsid w:val="00C94825"/>
    <w:rsid w:val="00CA0584"/>
    <w:rsid w:val="00CA351E"/>
    <w:rsid w:val="00CB2EF0"/>
    <w:rsid w:val="00CC114E"/>
    <w:rsid w:val="00CC16F9"/>
    <w:rsid w:val="00CC1EA1"/>
    <w:rsid w:val="00CC3BD3"/>
    <w:rsid w:val="00CD10E6"/>
    <w:rsid w:val="00CD77A1"/>
    <w:rsid w:val="00CE1C5C"/>
    <w:rsid w:val="00CE1FF4"/>
    <w:rsid w:val="00CE2EDA"/>
    <w:rsid w:val="00CF0DC5"/>
    <w:rsid w:val="00CF7431"/>
    <w:rsid w:val="00D00443"/>
    <w:rsid w:val="00D02206"/>
    <w:rsid w:val="00D02B73"/>
    <w:rsid w:val="00D03B4D"/>
    <w:rsid w:val="00D05CBD"/>
    <w:rsid w:val="00D06714"/>
    <w:rsid w:val="00D06B71"/>
    <w:rsid w:val="00D128FD"/>
    <w:rsid w:val="00D142FB"/>
    <w:rsid w:val="00D16884"/>
    <w:rsid w:val="00D23E9F"/>
    <w:rsid w:val="00D265A4"/>
    <w:rsid w:val="00D266F9"/>
    <w:rsid w:val="00D279AA"/>
    <w:rsid w:val="00D40182"/>
    <w:rsid w:val="00D40625"/>
    <w:rsid w:val="00D41EA8"/>
    <w:rsid w:val="00D428E7"/>
    <w:rsid w:val="00D44BB4"/>
    <w:rsid w:val="00D4529B"/>
    <w:rsid w:val="00D5552E"/>
    <w:rsid w:val="00D63B88"/>
    <w:rsid w:val="00D66383"/>
    <w:rsid w:val="00D67978"/>
    <w:rsid w:val="00D71075"/>
    <w:rsid w:val="00D7194A"/>
    <w:rsid w:val="00D73DFD"/>
    <w:rsid w:val="00D75843"/>
    <w:rsid w:val="00D77AC9"/>
    <w:rsid w:val="00D77DA4"/>
    <w:rsid w:val="00D8276E"/>
    <w:rsid w:val="00D963F3"/>
    <w:rsid w:val="00D96482"/>
    <w:rsid w:val="00DA1D81"/>
    <w:rsid w:val="00DA3D0E"/>
    <w:rsid w:val="00DA584F"/>
    <w:rsid w:val="00DA7B26"/>
    <w:rsid w:val="00DB39C5"/>
    <w:rsid w:val="00DC5F5F"/>
    <w:rsid w:val="00DC6C3D"/>
    <w:rsid w:val="00DD0B29"/>
    <w:rsid w:val="00DD182E"/>
    <w:rsid w:val="00DD73BB"/>
    <w:rsid w:val="00DD7ADB"/>
    <w:rsid w:val="00DE379D"/>
    <w:rsid w:val="00DE48E6"/>
    <w:rsid w:val="00DF466A"/>
    <w:rsid w:val="00DF5A65"/>
    <w:rsid w:val="00DF7D79"/>
    <w:rsid w:val="00E0440F"/>
    <w:rsid w:val="00E1463F"/>
    <w:rsid w:val="00E14B0E"/>
    <w:rsid w:val="00E15619"/>
    <w:rsid w:val="00E15E25"/>
    <w:rsid w:val="00E16582"/>
    <w:rsid w:val="00E16B1C"/>
    <w:rsid w:val="00E17003"/>
    <w:rsid w:val="00E17146"/>
    <w:rsid w:val="00E26880"/>
    <w:rsid w:val="00E319C1"/>
    <w:rsid w:val="00E31D39"/>
    <w:rsid w:val="00E3358C"/>
    <w:rsid w:val="00E474AA"/>
    <w:rsid w:val="00E50374"/>
    <w:rsid w:val="00E51D51"/>
    <w:rsid w:val="00E52EB0"/>
    <w:rsid w:val="00E56C9F"/>
    <w:rsid w:val="00E65B08"/>
    <w:rsid w:val="00E67A7C"/>
    <w:rsid w:val="00E74A00"/>
    <w:rsid w:val="00E7652E"/>
    <w:rsid w:val="00E82E0B"/>
    <w:rsid w:val="00E872E0"/>
    <w:rsid w:val="00E87A8D"/>
    <w:rsid w:val="00E9138E"/>
    <w:rsid w:val="00E932E2"/>
    <w:rsid w:val="00E94718"/>
    <w:rsid w:val="00E9773B"/>
    <w:rsid w:val="00EA147E"/>
    <w:rsid w:val="00EA1888"/>
    <w:rsid w:val="00EA195F"/>
    <w:rsid w:val="00EA7C57"/>
    <w:rsid w:val="00EB2210"/>
    <w:rsid w:val="00EB7A21"/>
    <w:rsid w:val="00EC1354"/>
    <w:rsid w:val="00EC6998"/>
    <w:rsid w:val="00ED02AF"/>
    <w:rsid w:val="00ED21FE"/>
    <w:rsid w:val="00ED3B06"/>
    <w:rsid w:val="00EE0747"/>
    <w:rsid w:val="00EE26A1"/>
    <w:rsid w:val="00EE4BB5"/>
    <w:rsid w:val="00EE61BD"/>
    <w:rsid w:val="00EF38B4"/>
    <w:rsid w:val="00EF6680"/>
    <w:rsid w:val="00EF6806"/>
    <w:rsid w:val="00F01B72"/>
    <w:rsid w:val="00F051F3"/>
    <w:rsid w:val="00F13E81"/>
    <w:rsid w:val="00F15887"/>
    <w:rsid w:val="00F17683"/>
    <w:rsid w:val="00F21ABE"/>
    <w:rsid w:val="00F278F1"/>
    <w:rsid w:val="00F27EF6"/>
    <w:rsid w:val="00F328FC"/>
    <w:rsid w:val="00F32A2B"/>
    <w:rsid w:val="00F34165"/>
    <w:rsid w:val="00F40263"/>
    <w:rsid w:val="00F449FB"/>
    <w:rsid w:val="00F4702A"/>
    <w:rsid w:val="00F51933"/>
    <w:rsid w:val="00F53706"/>
    <w:rsid w:val="00F56539"/>
    <w:rsid w:val="00F5772A"/>
    <w:rsid w:val="00F6106C"/>
    <w:rsid w:val="00F7358C"/>
    <w:rsid w:val="00F74998"/>
    <w:rsid w:val="00F846F2"/>
    <w:rsid w:val="00F848B1"/>
    <w:rsid w:val="00F870AD"/>
    <w:rsid w:val="00F870B2"/>
    <w:rsid w:val="00F96A74"/>
    <w:rsid w:val="00FA3C65"/>
    <w:rsid w:val="00FB09A1"/>
    <w:rsid w:val="00FB5BE1"/>
    <w:rsid w:val="00FB72A1"/>
    <w:rsid w:val="00FC0BC3"/>
    <w:rsid w:val="00FC5AAD"/>
    <w:rsid w:val="00FC7FC0"/>
    <w:rsid w:val="00FD1621"/>
    <w:rsid w:val="00FD4553"/>
    <w:rsid w:val="00FD77CE"/>
    <w:rsid w:val="00FE2E1F"/>
    <w:rsid w:val="00FE6324"/>
    <w:rsid w:val="00FF0A82"/>
    <w:rsid w:val="00FF113A"/>
    <w:rsid w:val="00FF2483"/>
    <w:rsid w:val="00FF301A"/>
    <w:rsid w:val="00FF4D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C694C"/>
  <w15:chartTrackingRefBased/>
  <w15:docId w15:val="{8F75CBB7-55B8-40C9-B3BD-3D41417D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inorBidi"/>
        <w:color w:val="000028" w:themeColor="text2"/>
        <w:lang w:val="en-AU" w:eastAsia="en-US" w:bidi="ar-SA"/>
      </w:rPr>
    </w:rPrDefault>
    <w:pPrDefault>
      <w:pPr>
        <w:spacing w:before="120" w:after="360" w:line="20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lsdException w:name="footnote text" w:semiHidden="1"/>
    <w:lsdException w:name="annotation text" w:semiHidden="1" w:unhideWhenUsed="1"/>
    <w:lsdException w:name="footer" w:uiPriority="13"/>
    <w:lsdException w:name="index heading" w:semiHidden="1"/>
    <w:lsdException w:name="caption" w:uiPriority="35" w:qFormat="1"/>
    <w:lsdException w:name="table of figures" w:semiHidden="1" w:unhideWhenUsed="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2" w:qFormat="1"/>
    <w:lsdException w:name="List Number" w:uiPriority="2" w:qFormat="1"/>
    <w:lsdException w:name="List 2" w:semiHidden="1"/>
    <w:lsdException w:name="List 3" w:semiHidden="1"/>
    <w:lsdException w:name="List 4" w:semiHidden="1"/>
    <w:lsdException w:name="List 5" w:semiHidden="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lsdException w:name="Signature" w:semiHidden="1"/>
    <w:lsdException w:name="Default Paragraph Font" w:semiHidden="1" w:uiPriority="1" w:unhideWhenUsed="1"/>
    <w:lsdException w:name="Body Text" w:uiPriority="0" w:qFormat="1"/>
    <w:lsdException w:name="Body Text Indent" w:semiHidden="1"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uiPriority="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qFormat="1"/>
    <w:lsdException w:name="FollowedHyperlink" w:uiPriority="15"/>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uiPriority="8"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uiPriority w:val="2"/>
    <w:qFormat/>
    <w:rsid w:val="003268C8"/>
  </w:style>
  <w:style w:type="paragraph" w:styleId="Heading1">
    <w:name w:val="heading 1"/>
    <w:next w:val="Normal"/>
    <w:link w:val="Heading1Char"/>
    <w:uiPriority w:val="9"/>
    <w:qFormat/>
    <w:rsid w:val="00633B55"/>
    <w:pPr>
      <w:pageBreakBefore/>
      <w:spacing w:after="400"/>
      <w:outlineLvl w:val="0"/>
    </w:pPr>
    <w:rPr>
      <w:rFonts w:asciiTheme="majorHAnsi" w:eastAsiaTheme="majorEastAsia" w:hAnsiTheme="majorHAnsi" w:cstheme="majorBidi"/>
      <w:bCs/>
      <w:noProof/>
      <w:sz w:val="52"/>
      <w:szCs w:val="52"/>
    </w:rPr>
  </w:style>
  <w:style w:type="paragraph" w:styleId="Heading2">
    <w:name w:val="heading 2"/>
    <w:next w:val="Normal"/>
    <w:link w:val="Heading2Char"/>
    <w:uiPriority w:val="9"/>
    <w:qFormat/>
    <w:rsid w:val="00633B55"/>
    <w:pPr>
      <w:keepNext/>
      <w:keepLines/>
      <w:spacing w:before="360"/>
      <w:outlineLvl w:val="1"/>
    </w:pPr>
    <w:rPr>
      <w:rFonts w:asciiTheme="majorHAnsi" w:hAnsiTheme="majorHAnsi" w:cstheme="minorHAnsi"/>
      <w:color w:val="291D8E" w:themeColor="accent3"/>
      <w:sz w:val="32"/>
      <w:szCs w:val="24"/>
    </w:rPr>
  </w:style>
  <w:style w:type="paragraph" w:styleId="Heading3">
    <w:name w:val="heading 3"/>
    <w:next w:val="Normal"/>
    <w:link w:val="Heading3Char"/>
    <w:uiPriority w:val="9"/>
    <w:qFormat/>
    <w:rsid w:val="00D67978"/>
    <w:pPr>
      <w:keepNext/>
      <w:keepLines/>
      <w:spacing w:before="360" w:after="120" w:line="216" w:lineRule="auto"/>
      <w:outlineLvl w:val="2"/>
    </w:pPr>
    <w:rPr>
      <w:rFonts w:asciiTheme="majorHAnsi" w:eastAsiaTheme="majorEastAsia" w:hAnsiTheme="majorHAnsi" w:cstheme="minorHAnsi"/>
      <w:color w:val="6001A1" w:themeColor="accent4"/>
      <w:sz w:val="24"/>
    </w:rPr>
  </w:style>
  <w:style w:type="paragraph" w:styleId="Heading4">
    <w:name w:val="heading 4"/>
    <w:next w:val="Normal"/>
    <w:link w:val="Heading4Char"/>
    <w:uiPriority w:val="1"/>
    <w:qFormat/>
    <w:rsid w:val="00D67978"/>
    <w:pPr>
      <w:spacing w:before="360" w:after="120"/>
      <w:outlineLvl w:val="3"/>
    </w:pPr>
    <w:rPr>
      <w:rFonts w:asciiTheme="majorHAnsi" w:eastAsiaTheme="majorEastAsia" w:hAnsiTheme="majorHAnsi" w:cstheme="minorHAnsi"/>
      <w:iCs/>
      <w:lang w:val="en-GB"/>
    </w:rPr>
  </w:style>
  <w:style w:type="paragraph" w:styleId="Heading5">
    <w:name w:val="heading 5"/>
    <w:next w:val="Normal"/>
    <w:link w:val="Heading5Char"/>
    <w:uiPriority w:val="1"/>
    <w:qFormat/>
    <w:rsid w:val="00D06B71"/>
    <w:pPr>
      <w:keepNext/>
      <w:keepLines/>
      <w:spacing w:after="120"/>
      <w:outlineLvl w:val="4"/>
    </w:pPr>
    <w:rPr>
      <w:rFonts w:asciiTheme="minorHAnsi" w:eastAsiaTheme="majorEastAsia" w:hAnsiTheme="minorHAnsi" w:cstheme="minorHAnsi"/>
      <w:bCs/>
      <w:color w:val="6001A1" w:themeColor="accent4"/>
      <w:lang w:val="en-GB"/>
    </w:rPr>
  </w:style>
  <w:style w:type="paragraph" w:styleId="Heading8">
    <w:name w:val="heading 8"/>
    <w:basedOn w:val="Normal"/>
    <w:next w:val="Normal"/>
    <w:link w:val="Heading8Char"/>
    <w:uiPriority w:val="99"/>
    <w:semiHidden/>
    <w:qFormat/>
    <w:rsid w:val="00FF0A82"/>
    <w:pPr>
      <w:keepNext/>
      <w:keepLines/>
      <w:spacing w:before="40" w:after="0"/>
      <w:outlineLvl w:val="7"/>
    </w:pPr>
    <w:rPr>
      <w:rFonts w:eastAsia="MS Gothic" w:cs="Times New Roman"/>
      <w:color w:val="272727"/>
      <w:szCs w:val="21"/>
    </w:rPr>
  </w:style>
  <w:style w:type="paragraph" w:styleId="Heading9">
    <w:name w:val="heading 9"/>
    <w:basedOn w:val="Heading1"/>
    <w:next w:val="Normal"/>
    <w:link w:val="Heading9Char"/>
    <w:uiPriority w:val="99"/>
    <w:qFormat/>
    <w:rsid w:val="001A2F29"/>
    <w:pPr>
      <w:spacing w:line="264" w:lineRule="auto"/>
      <w:outlineLvl w:val="8"/>
    </w:pPr>
    <w:rPr>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2"/>
    <w:qFormat/>
    <w:rsid w:val="00E932E2"/>
    <w:pPr>
      <w:numPr>
        <w:numId w:val="20"/>
      </w:numPr>
      <w:spacing w:after="120" w:line="260" w:lineRule="atLeast"/>
    </w:pPr>
  </w:style>
  <w:style w:type="paragraph" w:customStyle="1" w:styleId="ListParagraph2">
    <w:name w:val="List Paragraph 2"/>
    <w:basedOn w:val="ListParagraph"/>
    <w:uiPriority w:val="19"/>
    <w:rsid w:val="001A2F29"/>
    <w:pPr>
      <w:numPr>
        <w:ilvl w:val="1"/>
      </w:numPr>
      <w:tabs>
        <w:tab w:val="num" w:pos="567"/>
      </w:tabs>
    </w:pPr>
  </w:style>
  <w:style w:type="paragraph" w:customStyle="1" w:styleId="ListParagraph3">
    <w:name w:val="List Paragraph 3"/>
    <w:basedOn w:val="ListParagraph"/>
    <w:uiPriority w:val="19"/>
    <w:rsid w:val="001A2F29"/>
    <w:pPr>
      <w:numPr>
        <w:ilvl w:val="2"/>
      </w:numPr>
      <w:tabs>
        <w:tab w:val="num" w:pos="360"/>
      </w:tabs>
    </w:pPr>
  </w:style>
  <w:style w:type="paragraph" w:customStyle="1" w:styleId="ListParagraph4">
    <w:name w:val="List Paragraph 4"/>
    <w:basedOn w:val="ListParagraph"/>
    <w:uiPriority w:val="19"/>
    <w:rsid w:val="001A2F29"/>
    <w:pPr>
      <w:numPr>
        <w:ilvl w:val="3"/>
      </w:numPr>
    </w:pPr>
  </w:style>
  <w:style w:type="paragraph" w:customStyle="1" w:styleId="ListParagraph5">
    <w:name w:val="List Paragraph 5"/>
    <w:basedOn w:val="ListParagraph"/>
    <w:uiPriority w:val="19"/>
    <w:rsid w:val="001A2F29"/>
    <w:pPr>
      <w:numPr>
        <w:ilvl w:val="4"/>
      </w:numPr>
    </w:pPr>
  </w:style>
  <w:style w:type="character" w:customStyle="1" w:styleId="Heading1Char">
    <w:name w:val="Heading 1 Char"/>
    <w:basedOn w:val="DefaultParagraphFont"/>
    <w:link w:val="Heading1"/>
    <w:uiPriority w:val="1"/>
    <w:rsid w:val="00633B55"/>
    <w:rPr>
      <w:rFonts w:asciiTheme="majorHAnsi" w:eastAsiaTheme="majorEastAsia" w:hAnsiTheme="majorHAnsi" w:cstheme="majorBidi"/>
      <w:bCs/>
      <w:noProof/>
      <w:color w:val="000028" w:themeColor="text2"/>
      <w:sz w:val="52"/>
      <w:szCs w:val="52"/>
    </w:rPr>
  </w:style>
  <w:style w:type="paragraph" w:customStyle="1" w:styleId="NbrHeading1">
    <w:name w:val="Nbr Heading 1"/>
    <w:basedOn w:val="Heading1"/>
    <w:next w:val="Normal"/>
    <w:uiPriority w:val="1"/>
    <w:qFormat/>
    <w:rsid w:val="001A2F29"/>
    <w:pPr>
      <w:numPr>
        <w:numId w:val="1"/>
      </w:numPr>
      <w:spacing w:line="264" w:lineRule="auto"/>
    </w:pPr>
    <w:rPr>
      <w:rFonts w:eastAsia="Times New Roman" w:cs="Arial"/>
      <w:lang w:eastAsia="en-AU"/>
    </w:rPr>
  </w:style>
  <w:style w:type="character" w:customStyle="1" w:styleId="Heading2Char">
    <w:name w:val="Heading 2 Char"/>
    <w:basedOn w:val="DefaultParagraphFont"/>
    <w:link w:val="Heading2"/>
    <w:uiPriority w:val="1"/>
    <w:rsid w:val="00633B55"/>
    <w:rPr>
      <w:rFonts w:asciiTheme="majorHAnsi" w:hAnsiTheme="majorHAnsi" w:cstheme="minorHAnsi"/>
      <w:color w:val="291D8E" w:themeColor="accent3"/>
      <w:sz w:val="32"/>
      <w:szCs w:val="24"/>
    </w:rPr>
  </w:style>
  <w:style w:type="paragraph" w:customStyle="1" w:styleId="NbrHeading2">
    <w:name w:val="Nbr Heading 2"/>
    <w:basedOn w:val="Heading2"/>
    <w:next w:val="Normal"/>
    <w:uiPriority w:val="1"/>
    <w:qFormat/>
    <w:rsid w:val="002F052B"/>
    <w:pPr>
      <w:numPr>
        <w:ilvl w:val="1"/>
        <w:numId w:val="1"/>
      </w:numPr>
      <w:spacing w:before="240" w:line="264" w:lineRule="auto"/>
    </w:pPr>
    <w:rPr>
      <w:rFonts w:eastAsia="Times New Roman" w:cs="Arial"/>
      <w:bCs/>
      <w:iCs/>
      <w:szCs w:val="40"/>
      <w:lang w:eastAsia="en-AU"/>
    </w:rPr>
  </w:style>
  <w:style w:type="character" w:customStyle="1" w:styleId="Heading3Char">
    <w:name w:val="Heading 3 Char"/>
    <w:basedOn w:val="DefaultParagraphFont"/>
    <w:link w:val="Heading3"/>
    <w:uiPriority w:val="1"/>
    <w:rsid w:val="00D67978"/>
    <w:rPr>
      <w:rFonts w:asciiTheme="majorHAnsi" w:eastAsiaTheme="majorEastAsia" w:hAnsiTheme="majorHAnsi" w:cstheme="minorHAnsi"/>
      <w:color w:val="6001A1" w:themeColor="accent4"/>
      <w:sz w:val="24"/>
    </w:rPr>
  </w:style>
  <w:style w:type="paragraph" w:customStyle="1" w:styleId="NbrHeading3">
    <w:name w:val="Nbr Heading 3"/>
    <w:basedOn w:val="Heading3"/>
    <w:next w:val="Normal"/>
    <w:uiPriority w:val="1"/>
    <w:qFormat/>
    <w:rsid w:val="003268C8"/>
    <w:pPr>
      <w:numPr>
        <w:ilvl w:val="2"/>
        <w:numId w:val="1"/>
      </w:numPr>
      <w:spacing w:line="264" w:lineRule="auto"/>
    </w:pPr>
    <w:rPr>
      <w:rFonts w:eastAsiaTheme="minorHAnsi" w:cs="Times New Roman"/>
      <w:bCs/>
      <w:szCs w:val="32"/>
      <w:lang w:eastAsia="en-AU"/>
    </w:rPr>
  </w:style>
  <w:style w:type="character" w:customStyle="1" w:styleId="Heading4Char">
    <w:name w:val="Heading 4 Char"/>
    <w:basedOn w:val="DefaultParagraphFont"/>
    <w:link w:val="Heading4"/>
    <w:uiPriority w:val="1"/>
    <w:rsid w:val="00D67978"/>
    <w:rPr>
      <w:rFonts w:asciiTheme="majorHAnsi" w:eastAsiaTheme="majorEastAsia" w:hAnsiTheme="majorHAnsi" w:cstheme="minorHAnsi"/>
      <w:iCs/>
      <w:lang w:val="en-GB"/>
    </w:rPr>
  </w:style>
  <w:style w:type="paragraph" w:customStyle="1" w:styleId="NbrHeading4">
    <w:name w:val="Nbr Heading 4"/>
    <w:basedOn w:val="Heading4"/>
    <w:next w:val="Normal"/>
    <w:autoRedefine/>
    <w:uiPriority w:val="1"/>
    <w:qFormat/>
    <w:rsid w:val="004758C3"/>
    <w:pPr>
      <w:numPr>
        <w:ilvl w:val="3"/>
        <w:numId w:val="1"/>
      </w:numPr>
      <w:spacing w:line="264" w:lineRule="auto"/>
    </w:pPr>
    <w:rPr>
      <w:rFonts w:eastAsiaTheme="minorHAnsi"/>
      <w:iCs w:val="0"/>
      <w:sz w:val="24"/>
      <w:lang w:eastAsia="en-AU"/>
    </w:rPr>
  </w:style>
  <w:style w:type="character" w:customStyle="1" w:styleId="Heading5Char">
    <w:name w:val="Heading 5 Char"/>
    <w:basedOn w:val="DefaultParagraphFont"/>
    <w:link w:val="Heading5"/>
    <w:uiPriority w:val="1"/>
    <w:rsid w:val="00D06B71"/>
    <w:rPr>
      <w:rFonts w:asciiTheme="minorHAnsi" w:eastAsiaTheme="majorEastAsia" w:hAnsiTheme="minorHAnsi" w:cstheme="minorHAnsi"/>
      <w:bCs/>
      <w:color w:val="6001A1" w:themeColor="accent4"/>
      <w:lang w:val="en-GB"/>
    </w:rPr>
  </w:style>
  <w:style w:type="paragraph" w:customStyle="1" w:styleId="NbrHeading5">
    <w:name w:val="Nbr Heading 5"/>
    <w:basedOn w:val="Heading5"/>
    <w:next w:val="Normal"/>
    <w:uiPriority w:val="1"/>
    <w:qFormat/>
    <w:rsid w:val="002F052B"/>
    <w:pPr>
      <w:numPr>
        <w:ilvl w:val="4"/>
        <w:numId w:val="1"/>
      </w:numPr>
      <w:tabs>
        <w:tab w:val="left" w:pos="851"/>
      </w:tabs>
      <w:spacing w:line="264" w:lineRule="auto"/>
    </w:pPr>
    <w:rPr>
      <w:rFonts w:eastAsia="Times New Roman"/>
      <w:color w:val="000000" w:themeColor="text1"/>
      <w:szCs w:val="24"/>
      <w:lang w:eastAsia="en-AU"/>
    </w:rPr>
  </w:style>
  <w:style w:type="character" w:styleId="PlaceholderText">
    <w:name w:val="Placeholder Text"/>
    <w:basedOn w:val="DefaultParagraphFont"/>
    <w:uiPriority w:val="99"/>
    <w:semiHidden/>
    <w:rsid w:val="001A2F29"/>
    <w:rPr>
      <w:color w:val="808080"/>
    </w:rPr>
  </w:style>
  <w:style w:type="paragraph" w:customStyle="1" w:styleId="FigureStyle">
    <w:name w:val="Figure Style"/>
    <w:basedOn w:val="Name"/>
    <w:next w:val="Normal"/>
    <w:uiPriority w:val="6"/>
    <w:qFormat/>
    <w:rsid w:val="00AD4D68"/>
    <w:pPr>
      <w:spacing w:after="120"/>
    </w:pPr>
    <w:rPr>
      <w:color w:val="291D8E" w:themeColor="accent3"/>
    </w:rPr>
  </w:style>
  <w:style w:type="paragraph" w:styleId="ListBullet">
    <w:name w:val="List Bullet"/>
    <w:next w:val="Normal"/>
    <w:uiPriority w:val="2"/>
    <w:qFormat/>
    <w:rsid w:val="006E6F31"/>
    <w:pPr>
      <w:numPr>
        <w:numId w:val="15"/>
      </w:numPr>
      <w:spacing w:after="120"/>
    </w:pPr>
    <w:rPr>
      <w:rFonts w:asciiTheme="minorHAnsi" w:hAnsiTheme="minorHAnsi"/>
    </w:rPr>
  </w:style>
  <w:style w:type="numbering" w:customStyle="1" w:styleId="ListBullet0">
    <w:name w:val="List_Bullet"/>
    <w:uiPriority w:val="99"/>
    <w:rsid w:val="001A2F29"/>
  </w:style>
  <w:style w:type="paragraph" w:customStyle="1" w:styleId="ListBullet6">
    <w:name w:val="List Bullet 6"/>
    <w:basedOn w:val="ListBullet"/>
    <w:uiPriority w:val="19"/>
    <w:rsid w:val="001A2F29"/>
    <w:pPr>
      <w:numPr>
        <w:ilvl w:val="5"/>
      </w:numPr>
      <w:tabs>
        <w:tab w:val="clear" w:pos="2550"/>
        <w:tab w:val="num" w:pos="360"/>
      </w:tabs>
      <w:spacing w:line="260" w:lineRule="atLeast"/>
      <w:ind w:left="284" w:hanging="284"/>
    </w:pPr>
  </w:style>
  <w:style w:type="paragraph" w:styleId="ListBullet2">
    <w:name w:val="List Bullet 2"/>
    <w:basedOn w:val="ListBullet"/>
    <w:next w:val="Normal"/>
    <w:uiPriority w:val="19"/>
    <w:rsid w:val="001A2F29"/>
    <w:pPr>
      <w:numPr>
        <w:ilvl w:val="1"/>
      </w:numPr>
      <w:spacing w:line="260" w:lineRule="atLeast"/>
    </w:pPr>
  </w:style>
  <w:style w:type="paragraph" w:styleId="ListBullet3">
    <w:name w:val="List Bullet 3"/>
    <w:basedOn w:val="ListBullet"/>
    <w:next w:val="Normal"/>
    <w:uiPriority w:val="19"/>
    <w:rsid w:val="001A2F29"/>
    <w:pPr>
      <w:numPr>
        <w:ilvl w:val="2"/>
      </w:numPr>
      <w:spacing w:line="260" w:lineRule="atLeast"/>
    </w:pPr>
  </w:style>
  <w:style w:type="paragraph" w:styleId="ListBullet4">
    <w:name w:val="List Bullet 4"/>
    <w:basedOn w:val="ListBullet"/>
    <w:uiPriority w:val="19"/>
    <w:rsid w:val="001A2F29"/>
    <w:pPr>
      <w:numPr>
        <w:ilvl w:val="3"/>
      </w:numPr>
      <w:tabs>
        <w:tab w:val="clear" w:pos="1700"/>
        <w:tab w:val="num" w:pos="360"/>
      </w:tabs>
      <w:spacing w:line="260" w:lineRule="atLeast"/>
      <w:ind w:left="284" w:hanging="284"/>
    </w:pPr>
  </w:style>
  <w:style w:type="paragraph" w:styleId="ListBullet5">
    <w:name w:val="List Bullet 5"/>
    <w:basedOn w:val="ListBullet"/>
    <w:uiPriority w:val="19"/>
    <w:rsid w:val="001A2F29"/>
    <w:pPr>
      <w:numPr>
        <w:ilvl w:val="4"/>
      </w:numPr>
      <w:tabs>
        <w:tab w:val="clear" w:pos="2125"/>
        <w:tab w:val="num" w:pos="360"/>
      </w:tabs>
      <w:spacing w:line="260" w:lineRule="atLeast"/>
      <w:ind w:left="284" w:hanging="284"/>
    </w:pPr>
  </w:style>
  <w:style w:type="paragraph" w:styleId="ListNumber0">
    <w:name w:val="List Number"/>
    <w:next w:val="Normal"/>
    <w:uiPriority w:val="2"/>
    <w:qFormat/>
    <w:rsid w:val="006E6F31"/>
    <w:pPr>
      <w:numPr>
        <w:numId w:val="18"/>
      </w:numPr>
      <w:spacing w:after="120"/>
    </w:pPr>
    <w:rPr>
      <w:rFonts w:asciiTheme="minorHAnsi" w:hAnsiTheme="minorHAnsi"/>
    </w:rPr>
  </w:style>
  <w:style w:type="paragraph" w:customStyle="1" w:styleId="ListNumber6">
    <w:name w:val="List Number 6"/>
    <w:basedOn w:val="ListNumber0"/>
    <w:uiPriority w:val="19"/>
    <w:rsid w:val="001A2F29"/>
    <w:pPr>
      <w:numPr>
        <w:ilvl w:val="5"/>
      </w:numPr>
      <w:tabs>
        <w:tab w:val="clear" w:pos="2550"/>
        <w:tab w:val="num" w:pos="360"/>
      </w:tabs>
      <w:spacing w:line="260" w:lineRule="atLeast"/>
      <w:ind w:left="425"/>
    </w:pPr>
  </w:style>
  <w:style w:type="paragraph" w:customStyle="1" w:styleId="ListParagraph6">
    <w:name w:val="List Paragraph 6"/>
    <w:basedOn w:val="ListParagraph"/>
    <w:uiPriority w:val="19"/>
    <w:rsid w:val="001A2F29"/>
    <w:pPr>
      <w:numPr>
        <w:ilvl w:val="5"/>
      </w:numPr>
    </w:pPr>
  </w:style>
  <w:style w:type="paragraph" w:styleId="ListNumber2">
    <w:name w:val="List Number 2"/>
    <w:basedOn w:val="ListNumber0"/>
    <w:uiPriority w:val="19"/>
    <w:rsid w:val="001A2F29"/>
    <w:pPr>
      <w:numPr>
        <w:ilvl w:val="1"/>
      </w:numPr>
      <w:spacing w:line="260" w:lineRule="atLeast"/>
    </w:pPr>
  </w:style>
  <w:style w:type="paragraph" w:styleId="ListNumber3">
    <w:name w:val="List Number 3"/>
    <w:basedOn w:val="ListNumber0"/>
    <w:uiPriority w:val="19"/>
    <w:rsid w:val="001A2F29"/>
    <w:pPr>
      <w:numPr>
        <w:ilvl w:val="2"/>
      </w:numPr>
      <w:spacing w:line="260" w:lineRule="atLeast"/>
    </w:pPr>
  </w:style>
  <w:style w:type="paragraph" w:styleId="ListNumber4">
    <w:name w:val="List Number 4"/>
    <w:basedOn w:val="ListNumber0"/>
    <w:uiPriority w:val="19"/>
    <w:rsid w:val="001A2F29"/>
    <w:pPr>
      <w:numPr>
        <w:ilvl w:val="3"/>
      </w:numPr>
      <w:tabs>
        <w:tab w:val="clear" w:pos="1700"/>
        <w:tab w:val="num" w:pos="360"/>
      </w:tabs>
      <w:spacing w:line="260" w:lineRule="atLeast"/>
      <w:ind w:left="425" w:hanging="1"/>
    </w:pPr>
  </w:style>
  <w:style w:type="paragraph" w:styleId="ListNumber5">
    <w:name w:val="List Number 5"/>
    <w:basedOn w:val="ListNumber0"/>
    <w:uiPriority w:val="19"/>
    <w:rsid w:val="001A2F29"/>
    <w:pPr>
      <w:numPr>
        <w:ilvl w:val="4"/>
      </w:numPr>
      <w:tabs>
        <w:tab w:val="clear" w:pos="2125"/>
      </w:tabs>
      <w:spacing w:line="260" w:lineRule="atLeast"/>
      <w:ind w:left="2126" w:hanging="1"/>
    </w:pPr>
  </w:style>
  <w:style w:type="numbering" w:customStyle="1" w:styleId="ListNumber">
    <w:name w:val="List_Number"/>
    <w:uiPriority w:val="99"/>
    <w:rsid w:val="001A2F29"/>
    <w:pPr>
      <w:numPr>
        <w:numId w:val="8"/>
      </w:numPr>
    </w:pPr>
  </w:style>
  <w:style w:type="numbering" w:customStyle="1" w:styleId="ListParagraph0">
    <w:name w:val="List_Paragraph"/>
    <w:uiPriority w:val="99"/>
    <w:rsid w:val="001A2F29"/>
    <w:pPr>
      <w:numPr>
        <w:numId w:val="10"/>
      </w:numPr>
    </w:pPr>
  </w:style>
  <w:style w:type="paragraph" w:customStyle="1" w:styleId="ListAlpha">
    <w:name w:val="List Alpha"/>
    <w:basedOn w:val="Normal"/>
    <w:uiPriority w:val="2"/>
    <w:qFormat/>
    <w:rsid w:val="00E932E2"/>
    <w:pPr>
      <w:numPr>
        <w:numId w:val="4"/>
      </w:numPr>
      <w:spacing w:after="120" w:line="260" w:lineRule="atLeast"/>
    </w:pPr>
  </w:style>
  <w:style w:type="paragraph" w:customStyle="1" w:styleId="ListAlpha2">
    <w:name w:val="List Alpha 2"/>
    <w:basedOn w:val="ListAlpha"/>
    <w:uiPriority w:val="19"/>
    <w:rsid w:val="001A2F29"/>
    <w:pPr>
      <w:numPr>
        <w:ilvl w:val="1"/>
      </w:numPr>
    </w:pPr>
  </w:style>
  <w:style w:type="paragraph" w:customStyle="1" w:styleId="ListAlpha3">
    <w:name w:val="List Alpha 3"/>
    <w:basedOn w:val="ListAlpha"/>
    <w:uiPriority w:val="19"/>
    <w:rsid w:val="001A2F29"/>
    <w:pPr>
      <w:numPr>
        <w:ilvl w:val="2"/>
      </w:numPr>
    </w:pPr>
  </w:style>
  <w:style w:type="paragraph" w:customStyle="1" w:styleId="ListAlpha4">
    <w:name w:val="List Alpha 4"/>
    <w:basedOn w:val="ListAlpha"/>
    <w:uiPriority w:val="19"/>
    <w:rsid w:val="001A2F29"/>
    <w:pPr>
      <w:numPr>
        <w:ilvl w:val="3"/>
      </w:numPr>
    </w:pPr>
  </w:style>
  <w:style w:type="paragraph" w:customStyle="1" w:styleId="ListAlpha5">
    <w:name w:val="List Alpha 5"/>
    <w:basedOn w:val="ListAlpha"/>
    <w:uiPriority w:val="19"/>
    <w:rsid w:val="001A2F29"/>
    <w:pPr>
      <w:numPr>
        <w:ilvl w:val="4"/>
      </w:numPr>
    </w:pPr>
  </w:style>
  <w:style w:type="paragraph" w:customStyle="1" w:styleId="ListAlpha6">
    <w:name w:val="List Alpha 6"/>
    <w:basedOn w:val="ListAlpha"/>
    <w:uiPriority w:val="19"/>
    <w:rsid w:val="001A2F29"/>
    <w:pPr>
      <w:numPr>
        <w:ilvl w:val="5"/>
      </w:numPr>
    </w:pPr>
  </w:style>
  <w:style w:type="numbering" w:customStyle="1" w:styleId="ListAlpha0">
    <w:name w:val="List_Alpha"/>
    <w:uiPriority w:val="99"/>
    <w:rsid w:val="001A2F29"/>
  </w:style>
  <w:style w:type="numbering" w:customStyle="1" w:styleId="ListNbrHeading">
    <w:name w:val="List_NbrHeading"/>
    <w:uiPriority w:val="99"/>
    <w:rsid w:val="001A2F29"/>
  </w:style>
  <w:style w:type="paragraph" w:styleId="Title">
    <w:name w:val="Title"/>
    <w:basedOn w:val="Normal"/>
    <w:next w:val="Normal"/>
    <w:link w:val="TitleChar"/>
    <w:uiPriority w:val="10"/>
    <w:rsid w:val="005518E4"/>
    <w:pPr>
      <w:spacing w:before="0" w:after="240"/>
      <w:ind w:left="4820"/>
      <w:jc w:val="right"/>
    </w:pPr>
    <w:rPr>
      <w:rFonts w:asciiTheme="minorHAnsi" w:hAnsiTheme="minorHAnsi"/>
      <w:sz w:val="68"/>
      <w:szCs w:val="60"/>
    </w:rPr>
  </w:style>
  <w:style w:type="character" w:customStyle="1" w:styleId="TitleChar">
    <w:name w:val="Title Char"/>
    <w:basedOn w:val="DefaultParagraphFont"/>
    <w:link w:val="Title"/>
    <w:uiPriority w:val="10"/>
    <w:rsid w:val="005518E4"/>
    <w:rPr>
      <w:rFonts w:asciiTheme="minorHAnsi" w:hAnsiTheme="minorHAnsi"/>
      <w:sz w:val="68"/>
      <w:szCs w:val="60"/>
    </w:rPr>
  </w:style>
  <w:style w:type="paragraph" w:styleId="Subtitle">
    <w:name w:val="Subtitle"/>
    <w:basedOn w:val="Date"/>
    <w:next w:val="Normal"/>
    <w:link w:val="SubtitleChar"/>
    <w:uiPriority w:val="11"/>
    <w:rsid w:val="005518E4"/>
    <w:pPr>
      <w:spacing w:line="204" w:lineRule="auto"/>
      <w:ind w:left="4820"/>
    </w:pPr>
    <w:rPr>
      <w:sz w:val="24"/>
      <w:szCs w:val="20"/>
    </w:rPr>
  </w:style>
  <w:style w:type="character" w:customStyle="1" w:styleId="SubtitleChar">
    <w:name w:val="Subtitle Char"/>
    <w:basedOn w:val="DefaultParagraphFont"/>
    <w:link w:val="Subtitle"/>
    <w:uiPriority w:val="11"/>
    <w:rsid w:val="005518E4"/>
    <w:rPr>
      <w:rFonts w:asciiTheme="minorHAnsi" w:hAnsiTheme="minorHAnsi" w:cstheme="minorHAnsi"/>
      <w:sz w:val="24"/>
    </w:rPr>
  </w:style>
  <w:style w:type="paragraph" w:styleId="TOCHeading">
    <w:name w:val="TOC Heading"/>
    <w:basedOn w:val="Heading1"/>
    <w:next w:val="Normal"/>
    <w:uiPriority w:val="39"/>
    <w:qFormat/>
    <w:rsid w:val="001A2F29"/>
    <w:pPr>
      <w:spacing w:after="480" w:line="264" w:lineRule="auto"/>
      <w:outlineLvl w:val="9"/>
    </w:pPr>
  </w:style>
  <w:style w:type="paragraph" w:styleId="TOC4">
    <w:name w:val="toc 4"/>
    <w:basedOn w:val="TOC1"/>
    <w:next w:val="Normal"/>
    <w:uiPriority w:val="39"/>
    <w:rsid w:val="001A2F29"/>
    <w:pPr>
      <w:tabs>
        <w:tab w:val="left" w:pos="851"/>
      </w:tabs>
      <w:spacing w:after="100"/>
    </w:pPr>
  </w:style>
  <w:style w:type="paragraph" w:styleId="TOC5">
    <w:name w:val="toc 5"/>
    <w:basedOn w:val="TOC2"/>
    <w:next w:val="Normal"/>
    <w:uiPriority w:val="39"/>
    <w:rsid w:val="001A2F29"/>
    <w:pPr>
      <w:tabs>
        <w:tab w:val="left" w:pos="851"/>
      </w:tabs>
      <w:spacing w:after="100"/>
    </w:pPr>
  </w:style>
  <w:style w:type="paragraph" w:styleId="TOC1">
    <w:name w:val="toc 1"/>
    <w:basedOn w:val="Normal"/>
    <w:next w:val="Normal"/>
    <w:uiPriority w:val="39"/>
    <w:rsid w:val="003268C8"/>
    <w:pPr>
      <w:tabs>
        <w:tab w:val="right" w:pos="10206"/>
      </w:tabs>
      <w:spacing w:before="240" w:after="40"/>
      <w:ind w:left="567" w:hanging="567"/>
    </w:pPr>
    <w:rPr>
      <w:rFonts w:asciiTheme="majorHAnsi" w:hAnsiTheme="majorHAnsi"/>
      <w:b/>
      <w:bCs/>
      <w:noProof/>
    </w:rPr>
  </w:style>
  <w:style w:type="paragraph" w:styleId="TOC6">
    <w:name w:val="toc 6"/>
    <w:basedOn w:val="TOC3"/>
    <w:next w:val="Normal"/>
    <w:uiPriority w:val="39"/>
    <w:rsid w:val="001A2F29"/>
    <w:pPr>
      <w:tabs>
        <w:tab w:val="left" w:pos="851"/>
      </w:tabs>
      <w:spacing w:after="100"/>
    </w:pPr>
  </w:style>
  <w:style w:type="paragraph" w:styleId="TOC2">
    <w:name w:val="toc 2"/>
    <w:basedOn w:val="Normal"/>
    <w:next w:val="Normal"/>
    <w:uiPriority w:val="39"/>
    <w:rsid w:val="005518E4"/>
    <w:pPr>
      <w:tabs>
        <w:tab w:val="right" w:pos="9638"/>
      </w:tabs>
      <w:spacing w:before="0" w:after="0"/>
      <w:ind w:left="426" w:hanging="426"/>
    </w:pPr>
    <w:rPr>
      <w:noProof/>
    </w:rPr>
  </w:style>
  <w:style w:type="paragraph" w:styleId="TOC3">
    <w:name w:val="toc 3"/>
    <w:basedOn w:val="Normal"/>
    <w:next w:val="Normal"/>
    <w:uiPriority w:val="39"/>
    <w:rsid w:val="005F4F91"/>
    <w:pPr>
      <w:tabs>
        <w:tab w:val="left" w:pos="1701"/>
        <w:tab w:val="right" w:pos="10204"/>
      </w:tabs>
      <w:spacing w:before="60" w:after="60"/>
      <w:ind w:left="1701" w:hanging="708"/>
    </w:pPr>
    <w:rPr>
      <w:noProof/>
    </w:rPr>
  </w:style>
  <w:style w:type="paragraph" w:styleId="Footer">
    <w:name w:val="footer"/>
    <w:link w:val="FooterChar"/>
    <w:uiPriority w:val="99"/>
    <w:rsid w:val="002A13C0"/>
    <w:pPr>
      <w:tabs>
        <w:tab w:val="center" w:pos="4513"/>
        <w:tab w:val="right" w:pos="9026"/>
      </w:tabs>
      <w:spacing w:before="0" w:after="0" w:line="264" w:lineRule="auto"/>
    </w:pPr>
    <w:rPr>
      <w:rFonts w:asciiTheme="minorHAnsi" w:hAnsiTheme="minorHAnsi" w:cs="Arial"/>
      <w:bCs/>
      <w:sz w:val="12"/>
      <w:szCs w:val="18"/>
    </w:rPr>
  </w:style>
  <w:style w:type="character" w:customStyle="1" w:styleId="FooterChar">
    <w:name w:val="Footer Char"/>
    <w:basedOn w:val="DefaultParagraphFont"/>
    <w:link w:val="Footer"/>
    <w:uiPriority w:val="99"/>
    <w:rsid w:val="002A13C0"/>
    <w:rPr>
      <w:rFonts w:asciiTheme="minorHAnsi" w:hAnsiTheme="minorHAnsi" w:cs="Arial"/>
      <w:bCs/>
      <w:color w:val="000028" w:themeColor="text2"/>
      <w:sz w:val="12"/>
      <w:szCs w:val="18"/>
    </w:rPr>
  </w:style>
  <w:style w:type="paragraph" w:styleId="Header">
    <w:name w:val="header"/>
    <w:basedOn w:val="Normal"/>
    <w:link w:val="HeaderChar"/>
    <w:uiPriority w:val="99"/>
    <w:rsid w:val="00633B55"/>
    <w:pPr>
      <w:spacing w:before="0" w:after="0"/>
    </w:pPr>
  </w:style>
  <w:style w:type="character" w:customStyle="1" w:styleId="HeaderChar">
    <w:name w:val="Header Char"/>
    <w:basedOn w:val="DefaultParagraphFont"/>
    <w:link w:val="Header"/>
    <w:uiPriority w:val="99"/>
    <w:rsid w:val="00633B55"/>
  </w:style>
  <w:style w:type="table" w:styleId="TableGrid">
    <w:name w:val="Table Grid"/>
    <w:aliases w:val="Table No Border,_CBS Table"/>
    <w:basedOn w:val="TableNormal"/>
    <w:uiPriority w:val="99"/>
    <w:rsid w:val="001A2F29"/>
    <w:pPr>
      <w:spacing w:line="264" w:lineRule="auto"/>
    </w:pPr>
    <w:rPr>
      <w:rFonts w:ascii="Calibri" w:hAnsi="Calibri"/>
    </w:rPr>
    <w:tblPr>
      <w:tblCellMar>
        <w:left w:w="0" w:type="dxa"/>
        <w:right w:w="0" w:type="dxa"/>
      </w:tblCellMar>
    </w:tblPr>
  </w:style>
  <w:style w:type="table" w:customStyle="1" w:styleId="NavyTable">
    <w:name w:val="Navy Table"/>
    <w:basedOn w:val="TableNormal"/>
    <w:uiPriority w:val="99"/>
    <w:rsid w:val="001A2F29"/>
    <w:pPr>
      <w:spacing w:after="0"/>
    </w:pPr>
    <w:rPr>
      <w:rFonts w:ascii="Calibri" w:hAnsi="Calibri"/>
    </w:rPr>
    <w:tblPr>
      <w:tblStyleRowBandSize w:val="1"/>
      <w:tblStyleColBandSize w:val="1"/>
      <w:tblBorders>
        <w:top w:val="single" w:sz="4" w:space="0" w:color="00DEC4" w:themeColor="accent1"/>
        <w:bottom w:val="single" w:sz="4" w:space="0" w:color="00DEC4" w:themeColor="accent1"/>
        <w:insideH w:val="single" w:sz="4" w:space="0" w:color="00DEC4" w:themeColor="accent1"/>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00DEC4" w:themeFill="accent1"/>
      </w:tcPr>
    </w:tblStylePr>
    <w:tblStylePr w:type="lastRow">
      <w:tblPr/>
      <w:tcPr>
        <w:shd w:val="clear" w:color="auto" w:fill="CCD8E1"/>
      </w:tcPr>
    </w:tblStylePr>
    <w:tblStylePr w:type="firstCol">
      <w:rPr>
        <w:color w:val="FFFFFF" w:themeColor="background1"/>
      </w:rPr>
      <w:tblPr/>
      <w:tcPr>
        <w:tcBorders>
          <w:insideH w:val="single" w:sz="4" w:space="0" w:color="FFFFFF" w:themeColor="background1"/>
        </w:tcBorders>
        <w:shd w:val="clear" w:color="auto" w:fill="00DEC4" w:themeFill="accent1"/>
      </w:tcPr>
    </w:tblStylePr>
    <w:tblStylePr w:type="lastCol">
      <w:tblPr/>
      <w:tcPr>
        <w:shd w:val="clear" w:color="auto" w:fill="CCD8E1"/>
      </w:tcPr>
    </w:tblStylePr>
    <w:tblStylePr w:type="band2Vert">
      <w:tblPr/>
      <w:tcPr>
        <w:shd w:val="clear" w:color="auto" w:fill="CCD8E1"/>
      </w:tcPr>
    </w:tblStylePr>
    <w:tblStylePr w:type="band2Horz">
      <w:tblPr/>
      <w:tcPr>
        <w:shd w:val="clear" w:color="auto" w:fill="CCD8E1"/>
      </w:tcPr>
    </w:tblStylePr>
  </w:style>
  <w:style w:type="table" w:customStyle="1" w:styleId="GreenTable">
    <w:name w:val="Green Table"/>
    <w:basedOn w:val="TableNormal"/>
    <w:uiPriority w:val="99"/>
    <w:rsid w:val="00A2646E"/>
    <w:pPr>
      <w:spacing w:after="0"/>
    </w:pPr>
    <w:tblPr>
      <w:tblStyleRowBandSize w:val="1"/>
      <w:tblStyleColBandSize w:val="1"/>
      <w:tblBorders>
        <w:top w:val="single" w:sz="4" w:space="0" w:color="00DAF8" w:themeColor="accent2"/>
        <w:bottom w:val="single" w:sz="4" w:space="0" w:color="00DAF8" w:themeColor="accent2"/>
        <w:insideH w:val="single" w:sz="4" w:space="0" w:color="00DAF8" w:themeColor="accent2"/>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00DAF8" w:themeFill="accent2"/>
      </w:tcPr>
    </w:tblStylePr>
    <w:tblStylePr w:type="lastRow">
      <w:tblPr/>
      <w:tcPr>
        <w:shd w:val="clear" w:color="auto" w:fill="E4F1D9"/>
      </w:tcPr>
    </w:tblStylePr>
    <w:tblStylePr w:type="firstCol">
      <w:rPr>
        <w:color w:val="FFFFFF" w:themeColor="background1"/>
      </w:rPr>
      <w:tblPr/>
      <w:tcPr>
        <w:tcBorders>
          <w:insideH w:val="single" w:sz="4" w:space="0" w:color="FFFFFF" w:themeColor="background1"/>
        </w:tcBorders>
        <w:shd w:val="clear" w:color="auto" w:fill="00DAF8" w:themeFill="accent2"/>
      </w:tcPr>
    </w:tblStylePr>
    <w:tblStylePr w:type="lastCol">
      <w:tblPr/>
      <w:tcPr>
        <w:shd w:val="clear" w:color="auto" w:fill="E4F1D9"/>
      </w:tcPr>
    </w:tblStylePr>
    <w:tblStylePr w:type="band2Vert">
      <w:tblPr/>
      <w:tcPr>
        <w:shd w:val="clear" w:color="auto" w:fill="E4F1D9"/>
      </w:tcPr>
    </w:tblStylePr>
    <w:tblStylePr w:type="band2Horz">
      <w:tblPr/>
      <w:tcPr>
        <w:shd w:val="clear" w:color="auto" w:fill="E4F1D9"/>
      </w:tcPr>
    </w:tblStylePr>
  </w:style>
  <w:style w:type="table" w:customStyle="1" w:styleId="StoneTable">
    <w:name w:val="Stone Table"/>
    <w:basedOn w:val="TableNormal"/>
    <w:uiPriority w:val="99"/>
    <w:rsid w:val="001A2F29"/>
    <w:pPr>
      <w:spacing w:after="0"/>
    </w:pPr>
    <w:rPr>
      <w:rFonts w:ascii="Calibri" w:hAnsi="Calibri"/>
    </w:rPr>
    <w:tblPr>
      <w:tblStyleRowBandSize w:val="1"/>
      <w:tblStyleColBandSize w:val="1"/>
      <w:tblBorders>
        <w:top w:val="single" w:sz="4" w:space="0" w:color="291D8E" w:themeColor="accent3"/>
        <w:bottom w:val="single" w:sz="4" w:space="0" w:color="291D8E" w:themeColor="accent3"/>
        <w:insideH w:val="single" w:sz="4" w:space="0" w:color="291D8E" w:themeColor="accent3"/>
      </w:tblBorders>
      <w:tblCellMar>
        <w:left w:w="0" w:type="dxa"/>
        <w:right w:w="0" w:type="dxa"/>
      </w:tblCellMar>
    </w:tblPr>
    <w:tblStylePr w:type="firstRow">
      <w:tblPr/>
      <w:tcPr>
        <w:tcBorders>
          <w:insideV w:val="single" w:sz="4" w:space="0" w:color="FFFFFF" w:themeColor="background1"/>
        </w:tcBorders>
        <w:shd w:val="clear" w:color="auto" w:fill="291D8E" w:themeFill="accent3"/>
      </w:tcPr>
    </w:tblStylePr>
    <w:tblStylePr w:type="lastRow">
      <w:tblPr/>
      <w:tcPr>
        <w:shd w:val="clear" w:color="auto" w:fill="CBC6F3" w:themeFill="accent3" w:themeFillTint="33"/>
      </w:tcPr>
    </w:tblStylePr>
    <w:tblStylePr w:type="firstCol">
      <w:tblPr/>
      <w:tcPr>
        <w:tcBorders>
          <w:insideH w:val="single" w:sz="4" w:space="0" w:color="FFFFFF" w:themeColor="background1"/>
        </w:tcBorders>
        <w:shd w:val="clear" w:color="auto" w:fill="291D8E" w:themeFill="accent3"/>
      </w:tcPr>
    </w:tblStylePr>
    <w:tblStylePr w:type="lastCol">
      <w:tblPr/>
      <w:tcPr>
        <w:shd w:val="clear" w:color="auto" w:fill="CBC6F3" w:themeFill="accent3" w:themeFillTint="33"/>
      </w:tcPr>
    </w:tblStylePr>
    <w:tblStylePr w:type="band2Vert">
      <w:tblPr/>
      <w:tcPr>
        <w:shd w:val="clear" w:color="auto" w:fill="CBC6F3" w:themeFill="accent3" w:themeFillTint="33"/>
      </w:tcPr>
    </w:tblStylePr>
    <w:tblStylePr w:type="band2Horz">
      <w:tblPr/>
      <w:tcPr>
        <w:shd w:val="clear" w:color="auto" w:fill="CBC6F3" w:themeFill="accent3" w:themeFillTint="33"/>
      </w:tcPr>
    </w:tblStylePr>
  </w:style>
  <w:style w:type="table" w:styleId="PlainTable2">
    <w:name w:val="Plain Table 2"/>
    <w:basedOn w:val="TableNormal"/>
    <w:uiPriority w:val="42"/>
    <w:rsid w:val="007D4E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Black">
    <w:name w:val="Table Black"/>
    <w:basedOn w:val="TableNormal"/>
    <w:uiPriority w:val="99"/>
    <w:rsid w:val="001A2F29"/>
    <w:pPr>
      <w:spacing w:after="0"/>
    </w:pPr>
    <w:rPr>
      <w:rFonts w:ascii="Calibri" w:hAnsi="Calibri"/>
    </w:rPr>
    <w:tblPr>
      <w:tblStyleRowBandSize w:val="1"/>
      <w:tblStyleColBandSize w:val="1"/>
      <w:tblBorders>
        <w:top w:val="single" w:sz="4" w:space="0" w:color="auto"/>
        <w:bottom w:val="single" w:sz="4" w:space="0" w:color="auto"/>
        <w:insideH w:val="single" w:sz="4" w:space="0" w:color="auto"/>
      </w:tblBorders>
      <w:tblCellMar>
        <w:left w:w="0" w:type="dxa"/>
        <w:right w:w="0" w:type="dxa"/>
      </w:tblCellMar>
    </w:tblPr>
    <w:tblStylePr w:type="firstRow">
      <w:tblPr/>
      <w:tcPr>
        <w:tcBorders>
          <w:insideV w:val="single" w:sz="4" w:space="0" w:color="FFFFFF" w:themeColor="background1"/>
        </w:tcBorders>
        <w:shd w:val="clear" w:color="auto" w:fill="000000" w:themeFill="text1"/>
      </w:tcPr>
    </w:tblStylePr>
    <w:tblStylePr w:type="lastRow">
      <w:tblPr/>
      <w:tcPr>
        <w:shd w:val="clear" w:color="auto" w:fill="E0E0E0"/>
      </w:tcPr>
    </w:tblStylePr>
    <w:tblStylePr w:type="firstCol">
      <w:tblPr/>
      <w:tcPr>
        <w:tcBorders>
          <w:insideH w:val="single" w:sz="4" w:space="0" w:color="FFFFFF" w:themeColor="background1"/>
        </w:tcBorders>
        <w:shd w:val="clear" w:color="auto" w:fill="000000" w:themeFill="text1"/>
      </w:tcPr>
    </w:tblStylePr>
    <w:tblStylePr w:type="lastCol">
      <w:tblPr/>
      <w:tcPr>
        <w:shd w:val="clear" w:color="auto" w:fill="E0E0E0"/>
      </w:tcPr>
    </w:tblStylePr>
    <w:tblStylePr w:type="band2Vert">
      <w:tblPr/>
      <w:tcPr>
        <w:shd w:val="clear" w:color="auto" w:fill="E0E0E0"/>
      </w:tcPr>
    </w:tblStylePr>
    <w:tblStylePr w:type="band2Horz">
      <w:tblPr/>
      <w:tcPr>
        <w:shd w:val="clear" w:color="auto" w:fill="E0E0E0"/>
      </w:tcPr>
    </w:tblStylePr>
  </w:style>
  <w:style w:type="table" w:customStyle="1" w:styleId="TableGrey">
    <w:name w:val="Table Grey"/>
    <w:basedOn w:val="TableNormal"/>
    <w:uiPriority w:val="99"/>
    <w:rsid w:val="001A2F29"/>
    <w:pPr>
      <w:spacing w:after="0"/>
    </w:pPr>
    <w:rPr>
      <w:rFonts w:ascii="Calibri" w:hAnsi="Calibri"/>
    </w:rPr>
    <w:tblPr>
      <w:tblStyleRowBandSize w:val="1"/>
      <w:tblStyleColBandSize w:val="1"/>
      <w:tblBorders>
        <w:top w:val="single" w:sz="4" w:space="0" w:color="FF2CC3" w:themeColor="accent5"/>
        <w:bottom w:val="single" w:sz="4" w:space="0" w:color="FF2CC3" w:themeColor="accent5"/>
        <w:insideH w:val="single" w:sz="4" w:space="0" w:color="FF2CC3" w:themeColor="accent5"/>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000028" w:themeFill="text2"/>
      </w:tcPr>
    </w:tblStylePr>
    <w:tblStylePr w:type="lastRow">
      <w:tblPr/>
      <w:tcPr>
        <w:shd w:val="clear" w:color="auto" w:fill="A1A1FF" w:themeFill="text2" w:themeFillTint="33"/>
      </w:tcPr>
    </w:tblStylePr>
    <w:tblStylePr w:type="firstCol">
      <w:rPr>
        <w:color w:val="FFFFFF" w:themeColor="background1"/>
      </w:rPr>
      <w:tblPr/>
      <w:tcPr>
        <w:tcBorders>
          <w:insideH w:val="single" w:sz="4" w:space="0" w:color="FFFFFF" w:themeColor="background1"/>
        </w:tcBorders>
        <w:shd w:val="clear" w:color="auto" w:fill="000028" w:themeFill="text2"/>
      </w:tcPr>
    </w:tblStylePr>
    <w:tblStylePr w:type="lastCol">
      <w:tblPr/>
      <w:tcPr>
        <w:shd w:val="clear" w:color="auto" w:fill="A1A1FF" w:themeFill="text2" w:themeFillTint="33"/>
      </w:tcPr>
    </w:tblStylePr>
    <w:tblStylePr w:type="band2Vert">
      <w:tblPr/>
      <w:tcPr>
        <w:shd w:val="clear" w:color="auto" w:fill="A1A1FF" w:themeFill="text2" w:themeFillTint="33"/>
      </w:tcPr>
    </w:tblStylePr>
    <w:tblStylePr w:type="band2Horz">
      <w:tblPr/>
      <w:tcPr>
        <w:shd w:val="clear" w:color="auto" w:fill="A1A1FF" w:themeFill="text2" w:themeFillTint="33"/>
      </w:tcPr>
    </w:tblStylePr>
  </w:style>
  <w:style w:type="paragraph" w:customStyle="1" w:styleId="TableText">
    <w:name w:val="Table Text"/>
    <w:basedOn w:val="Normal"/>
    <w:uiPriority w:val="3"/>
    <w:qFormat/>
    <w:rsid w:val="001A2F29"/>
    <w:pPr>
      <w:spacing w:after="0"/>
    </w:pPr>
    <w:rPr>
      <w:color w:val="00DAF8" w:themeColor="accent2"/>
      <w:szCs w:val="24"/>
    </w:rPr>
  </w:style>
  <w:style w:type="paragraph" w:customStyle="1" w:styleId="TableBullet">
    <w:name w:val="Table Bullet"/>
    <w:basedOn w:val="TableText"/>
    <w:uiPriority w:val="4"/>
    <w:qFormat/>
    <w:rsid w:val="001A0B4E"/>
    <w:pPr>
      <w:numPr>
        <w:numId w:val="13"/>
      </w:numPr>
    </w:pPr>
  </w:style>
  <w:style w:type="paragraph" w:customStyle="1" w:styleId="TableBullet2">
    <w:name w:val="Table Bullet 2"/>
    <w:basedOn w:val="TableBullet"/>
    <w:uiPriority w:val="19"/>
    <w:rsid w:val="001A2F29"/>
    <w:pPr>
      <w:numPr>
        <w:ilvl w:val="1"/>
      </w:numPr>
    </w:pPr>
  </w:style>
  <w:style w:type="paragraph" w:customStyle="1" w:styleId="TableNumber">
    <w:name w:val="Table Number"/>
    <w:basedOn w:val="TableText"/>
    <w:uiPriority w:val="4"/>
    <w:qFormat/>
    <w:rsid w:val="001A2F29"/>
    <w:pPr>
      <w:numPr>
        <w:numId w:val="14"/>
      </w:numPr>
    </w:pPr>
  </w:style>
  <w:style w:type="paragraph" w:customStyle="1" w:styleId="TableNumber2">
    <w:name w:val="Table Number 2"/>
    <w:basedOn w:val="TableNumber"/>
    <w:uiPriority w:val="19"/>
    <w:rsid w:val="001A2F29"/>
    <w:pPr>
      <w:numPr>
        <w:ilvl w:val="1"/>
      </w:numPr>
    </w:pPr>
  </w:style>
  <w:style w:type="numbering" w:customStyle="1" w:styleId="ListTableBullet">
    <w:name w:val="List_TableBullet"/>
    <w:uiPriority w:val="99"/>
    <w:rsid w:val="001A2F29"/>
    <w:pPr>
      <w:numPr>
        <w:numId w:val="11"/>
      </w:numPr>
    </w:pPr>
  </w:style>
  <w:style w:type="numbering" w:customStyle="1" w:styleId="ListTableNumber">
    <w:name w:val="List_TableNumber"/>
    <w:uiPriority w:val="99"/>
    <w:rsid w:val="001A2F29"/>
    <w:pPr>
      <w:numPr>
        <w:numId w:val="12"/>
      </w:numPr>
    </w:pPr>
  </w:style>
  <w:style w:type="numbering" w:customStyle="1" w:styleId="ListAppendix">
    <w:name w:val="List_Appendix"/>
    <w:uiPriority w:val="99"/>
    <w:rsid w:val="001A2F29"/>
  </w:style>
  <w:style w:type="paragraph" w:styleId="TOC8">
    <w:name w:val="toc 8"/>
    <w:basedOn w:val="TOC2"/>
    <w:next w:val="Normal"/>
    <w:uiPriority w:val="39"/>
    <w:rsid w:val="001A2F29"/>
    <w:pPr>
      <w:tabs>
        <w:tab w:val="left" w:pos="1701"/>
      </w:tabs>
    </w:pPr>
  </w:style>
  <w:style w:type="paragraph" w:styleId="TableofFigures">
    <w:name w:val="table of figures"/>
    <w:basedOn w:val="Normal"/>
    <w:next w:val="Normal"/>
    <w:uiPriority w:val="99"/>
    <w:rsid w:val="00694193"/>
    <w:pPr>
      <w:tabs>
        <w:tab w:val="right" w:leader="dot" w:pos="10773"/>
      </w:tabs>
      <w:spacing w:before="60" w:after="60"/>
    </w:pPr>
    <w:rPr>
      <w:noProof/>
    </w:rPr>
  </w:style>
  <w:style w:type="character" w:styleId="Hyperlink">
    <w:name w:val="Hyperlink"/>
    <w:basedOn w:val="DefaultParagraphFont"/>
    <w:uiPriority w:val="99"/>
    <w:qFormat/>
    <w:rsid w:val="001A2F29"/>
    <w:rPr>
      <w:color w:val="000028" w:themeColor="hyperlink"/>
      <w:u w:val="single"/>
    </w:rPr>
  </w:style>
  <w:style w:type="numbering" w:customStyle="1" w:styleId="ListNumberedHeadings">
    <w:name w:val="List_NumberedHeadings"/>
    <w:uiPriority w:val="99"/>
    <w:rsid w:val="001A2F29"/>
    <w:pPr>
      <w:numPr>
        <w:numId w:val="9"/>
      </w:numPr>
    </w:pPr>
  </w:style>
  <w:style w:type="character" w:customStyle="1" w:styleId="Heading9Char">
    <w:name w:val="Heading 9 Char"/>
    <w:basedOn w:val="DefaultParagraphFont"/>
    <w:link w:val="Heading9"/>
    <w:uiPriority w:val="99"/>
    <w:rsid w:val="001A2F29"/>
    <w:rPr>
      <w:rFonts w:asciiTheme="majorHAnsi" w:eastAsiaTheme="majorEastAsia" w:hAnsiTheme="majorHAnsi" w:cstheme="majorBidi"/>
      <w:bCs/>
      <w:iCs/>
      <w:caps/>
      <w:color w:val="272727" w:themeColor="text1" w:themeTint="D8"/>
      <w:sz w:val="56"/>
      <w:szCs w:val="21"/>
    </w:rPr>
  </w:style>
  <w:style w:type="paragraph" w:customStyle="1" w:styleId="TOCHeading2">
    <w:name w:val="TOC Heading 2"/>
    <w:basedOn w:val="Heading3"/>
    <w:uiPriority w:val="39"/>
    <w:semiHidden/>
    <w:qFormat/>
    <w:rsid w:val="001A2F29"/>
    <w:pPr>
      <w:spacing w:line="264" w:lineRule="auto"/>
    </w:pPr>
    <w:rPr>
      <w:rFonts w:eastAsia="Times New Roman" w:cs="Times New Roman"/>
      <w:b/>
      <w:bCs/>
      <w:lang w:eastAsia="en-AU"/>
    </w:rPr>
  </w:style>
  <w:style w:type="character" w:styleId="CommentReference">
    <w:name w:val="annotation reference"/>
    <w:basedOn w:val="DefaultParagraphFont"/>
    <w:uiPriority w:val="99"/>
    <w:semiHidden/>
    <w:rsid w:val="001A2F29"/>
    <w:rPr>
      <w:sz w:val="16"/>
      <w:szCs w:val="16"/>
    </w:rPr>
  </w:style>
  <w:style w:type="paragraph" w:styleId="CommentText">
    <w:name w:val="annotation text"/>
    <w:basedOn w:val="Normal"/>
    <w:link w:val="CommentTextChar"/>
    <w:uiPriority w:val="99"/>
    <w:semiHidden/>
    <w:rsid w:val="001A2F29"/>
  </w:style>
  <w:style w:type="character" w:customStyle="1" w:styleId="CommentTextChar">
    <w:name w:val="Comment Text Char"/>
    <w:basedOn w:val="DefaultParagraphFont"/>
    <w:link w:val="CommentText"/>
    <w:uiPriority w:val="99"/>
    <w:semiHidden/>
    <w:rsid w:val="00494701"/>
    <w:rPr>
      <w:rFonts w:ascii="Calibri" w:hAnsi="Calibri"/>
      <w:szCs w:val="20"/>
    </w:rPr>
  </w:style>
  <w:style w:type="character" w:styleId="UnresolvedMention">
    <w:name w:val="Unresolved Mention"/>
    <w:basedOn w:val="DefaultParagraphFont"/>
    <w:uiPriority w:val="99"/>
    <w:semiHidden/>
    <w:rsid w:val="001A2F29"/>
    <w:rPr>
      <w:color w:val="605E5C"/>
      <w:shd w:val="clear" w:color="auto" w:fill="E1DFDD"/>
    </w:rPr>
  </w:style>
  <w:style w:type="paragraph" w:styleId="BalloonText">
    <w:name w:val="Balloon Text"/>
    <w:basedOn w:val="Normal"/>
    <w:link w:val="BalloonTextChar"/>
    <w:uiPriority w:val="99"/>
    <w:semiHidden/>
    <w:rsid w:val="001A2F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4701"/>
    <w:rPr>
      <w:rFonts w:ascii="Segoe UI" w:hAnsi="Segoe UI" w:cs="Segoe UI"/>
      <w:sz w:val="18"/>
      <w:szCs w:val="18"/>
    </w:rPr>
  </w:style>
  <w:style w:type="character" w:styleId="FollowedHyperlink">
    <w:name w:val="FollowedHyperlink"/>
    <w:basedOn w:val="DefaultParagraphFont"/>
    <w:uiPriority w:val="15"/>
    <w:rsid w:val="001A2F29"/>
    <w:rPr>
      <w:color w:val="6001A1" w:themeColor="followedHyperlink"/>
      <w:u w:val="single"/>
    </w:rPr>
  </w:style>
  <w:style w:type="table" w:customStyle="1" w:styleId="Engenytable3">
    <w:name w:val="Engeny table 3"/>
    <w:basedOn w:val="TableNormal"/>
    <w:uiPriority w:val="99"/>
    <w:rsid w:val="001A2F29"/>
    <w:pPr>
      <w:spacing w:after="0"/>
    </w:pPr>
    <w:rPr>
      <w:rFonts w:ascii="Calibri" w:hAnsi="Calibri"/>
    </w:rPr>
    <w:tblPr>
      <w:tblStyleRowBandSize w:val="1"/>
      <w:tblStyleColBandSize w:val="1"/>
      <w:tblBorders>
        <w:bottom w:val="single" w:sz="8" w:space="0" w:color="999999" w:themeColor="text1" w:themeTint="66"/>
        <w:insideH w:val="single" w:sz="4" w:space="0" w:color="999999" w:themeColor="text1" w:themeTint="66"/>
      </w:tblBorders>
      <w:tblCellMar>
        <w:top w:w="57" w:type="dxa"/>
        <w:left w:w="57" w:type="dxa"/>
        <w:bottom w:w="57" w:type="dxa"/>
        <w:right w:w="57" w:type="dxa"/>
      </w:tblCellMar>
    </w:tblPr>
    <w:tblStylePr w:type="firstRow">
      <w:rPr>
        <w:b/>
        <w:color w:val="FFFFFF" w:themeColor="background1"/>
      </w:rPr>
      <w:tblPr/>
      <w:tcPr>
        <w:shd w:val="clear" w:color="auto" w:fill="00DEC4" w:themeFill="accent1"/>
      </w:tcPr>
    </w:tblStylePr>
    <w:tblStylePr w:type="lastRow">
      <w:rPr>
        <w:b/>
        <w:color w:val="000000" w:themeColor="text1"/>
      </w:rPr>
      <w:tblPr/>
      <w:tcPr>
        <w:tcBorders>
          <w:bottom w:val="single" w:sz="4" w:space="0" w:color="00DAF8" w:themeColor="accent2"/>
        </w:tcBorders>
      </w:tcPr>
    </w:tblStylePr>
    <w:tblStylePr w:type="firstCol">
      <w:rPr>
        <w:color w:val="000000" w:themeColor="text1"/>
      </w:rPr>
    </w:tblStylePr>
    <w:tblStylePr w:type="band2Horz">
      <w:tblPr/>
      <w:tcPr>
        <w:shd w:val="clear" w:color="auto" w:fill="F2F2F2" w:themeFill="background1" w:themeFillShade="F2"/>
      </w:tcPr>
    </w:tblStylePr>
  </w:style>
  <w:style w:type="paragraph" w:styleId="Date">
    <w:name w:val="Date"/>
    <w:next w:val="Normal"/>
    <w:link w:val="DateChar"/>
    <w:uiPriority w:val="2"/>
    <w:rsid w:val="00562E4A"/>
    <w:pPr>
      <w:spacing w:before="240" w:after="0" w:line="264" w:lineRule="auto"/>
      <w:jc w:val="right"/>
    </w:pPr>
    <w:rPr>
      <w:rFonts w:asciiTheme="minorHAnsi" w:hAnsiTheme="minorHAnsi" w:cstheme="minorHAnsi"/>
      <w:szCs w:val="24"/>
    </w:rPr>
  </w:style>
  <w:style w:type="character" w:customStyle="1" w:styleId="DateChar">
    <w:name w:val="Date Char"/>
    <w:basedOn w:val="DefaultParagraphFont"/>
    <w:link w:val="Date"/>
    <w:uiPriority w:val="2"/>
    <w:rsid w:val="00562E4A"/>
    <w:rPr>
      <w:rFonts w:asciiTheme="minorHAnsi" w:hAnsiTheme="minorHAnsi" w:cstheme="minorHAnsi"/>
      <w:szCs w:val="24"/>
    </w:rPr>
  </w:style>
  <w:style w:type="table" w:customStyle="1" w:styleId="EngenyTableVerticallines">
    <w:name w:val="Engeny Table_Vertical lines"/>
    <w:basedOn w:val="TableNormal"/>
    <w:uiPriority w:val="99"/>
    <w:rsid w:val="00415546"/>
    <w:pPr>
      <w:spacing w:after="0" w:line="264" w:lineRule="auto"/>
    </w:pPr>
    <w:rPr>
      <w:rFonts w:ascii="Calibri" w:hAnsi="Calibri"/>
    </w:rPr>
    <w:tblPr>
      <w:tblStyleRowBandSize w:val="1"/>
      <w:tblStyleColBandSize w:val="1"/>
      <w:tblBorders>
        <w:top w:val="single" w:sz="4" w:space="0" w:color="96F2FF" w:themeColor="accent2" w:themeTint="66"/>
        <w:left w:val="single" w:sz="4" w:space="0" w:color="96F2FF" w:themeColor="accent2" w:themeTint="66"/>
        <w:bottom w:val="single" w:sz="4" w:space="0" w:color="96F2FF" w:themeColor="accent2" w:themeTint="66"/>
        <w:right w:val="single" w:sz="4" w:space="0" w:color="96F2FF" w:themeColor="accent2" w:themeTint="66"/>
        <w:insideH w:val="single" w:sz="4" w:space="0" w:color="96F2FF" w:themeColor="accent2" w:themeTint="66"/>
        <w:insideV w:val="single" w:sz="4" w:space="0" w:color="96F2FF" w:themeColor="accent2" w:themeTint="66"/>
      </w:tblBorders>
      <w:tblCellMar>
        <w:top w:w="85" w:type="dxa"/>
        <w:left w:w="85" w:type="dxa"/>
        <w:bottom w:w="85" w:type="dxa"/>
        <w:right w:w="85" w:type="dxa"/>
      </w:tblCellMar>
    </w:tblPr>
    <w:trPr>
      <w:cantSplit/>
    </w:trPr>
    <w:tcPr>
      <w:shd w:val="clear" w:color="auto" w:fill="FFFFFF" w:themeFill="background1"/>
    </w:tcPr>
    <w:tblStylePr w:type="firstRow">
      <w:rPr>
        <w:rFonts w:ascii="Calibri" w:hAnsi="Calibri"/>
        <w:b/>
        <w:color w:val="FFFFFF" w:themeColor="background1"/>
        <w:sz w:val="22"/>
      </w:rPr>
      <w:tblPr/>
      <w:tcPr>
        <w:tcBorders>
          <w:insideV w:val="single" w:sz="4" w:space="0" w:color="FFFFFF" w:themeColor="background1"/>
        </w:tcBorders>
        <w:shd w:val="clear" w:color="auto" w:fill="000028" w:themeFill="text2"/>
      </w:tcPr>
    </w:tblStylePr>
    <w:tblStylePr w:type="lastRow">
      <w:pPr>
        <w:wordWrap/>
        <w:spacing w:beforeLines="0" w:before="0" w:beforeAutospacing="0" w:afterLines="0" w:after="0" w:afterAutospacing="0" w:line="240" w:lineRule="auto"/>
        <w:contextualSpacing w:val="0"/>
      </w:pPr>
      <w:rPr>
        <w:rFonts w:ascii="Calibri" w:hAnsi="Calibri"/>
        <w:b/>
        <w:color w:val="auto"/>
        <w:sz w:val="22"/>
      </w:rPr>
      <w:tblPr>
        <w:tblCellMar>
          <w:top w:w="85" w:type="dxa"/>
          <w:left w:w="85" w:type="dxa"/>
          <w:bottom w:w="85" w:type="dxa"/>
          <w:right w:w="85" w:type="dxa"/>
        </w:tblCellMar>
      </w:tblPr>
      <w:trPr>
        <w:cantSplit w:val="0"/>
      </w:trPr>
      <w:tcPr>
        <w:tcBorders>
          <w:bottom w:val="single" w:sz="4" w:space="0" w:color="000000" w:themeColor="text1"/>
        </w:tcBorders>
        <w:shd w:val="clear" w:color="auto" w:fill="F2F2F2" w:themeFill="background1" w:themeFillShade="F2"/>
      </w:tcPr>
    </w:tblStylePr>
    <w:tblStylePr w:type="firstCol">
      <w:rPr>
        <w:rFonts w:ascii="Calibri" w:hAnsi="Calibri"/>
        <w:color w:val="291D8E" w:themeColor="accent3"/>
        <w:sz w:val="22"/>
      </w:rPr>
      <w:tblPr/>
      <w:tcPr>
        <w:shd w:val="clear" w:color="auto" w:fill="FFFFFF" w:themeFill="background1"/>
      </w:tcPr>
    </w:tblStylePr>
    <w:tblStylePr w:type="band2Vert">
      <w:tblPr/>
      <w:tcPr>
        <w:shd w:val="clear" w:color="auto" w:fill="FFFFFF" w:themeFill="background1"/>
      </w:tcPr>
    </w:tblStylePr>
    <w:tblStylePr w:type="band2Horz">
      <w:tblPr/>
      <w:tcPr>
        <w:shd w:val="clear" w:color="auto" w:fill="FFFFFF" w:themeFill="background1"/>
      </w:tcPr>
    </w:tblStylePr>
  </w:style>
  <w:style w:type="table" w:customStyle="1" w:styleId="RedShadedTable">
    <w:name w:val="Red Shaded Table"/>
    <w:basedOn w:val="TableNormal"/>
    <w:uiPriority w:val="99"/>
    <w:qFormat/>
    <w:rsid w:val="001A2F29"/>
    <w:pPr>
      <w:spacing w:after="0"/>
    </w:pPr>
    <w:rPr>
      <w:rFonts w:ascii="Calibri" w:hAnsi="Calibri"/>
    </w:rPr>
    <w:tblPr>
      <w:tblStyleRowBandSize w:val="1"/>
      <w:tblStyleColBandSize w:val="1"/>
      <w:tblBorders>
        <w:insideH w:val="single" w:sz="12" w:space="0" w:color="FFFFFF" w:themeColor="background1"/>
        <w:insideV w:val="single" w:sz="12" w:space="0" w:color="FFFFFF" w:themeColor="background1"/>
      </w:tblBorders>
      <w:tblCellMar>
        <w:top w:w="57" w:type="dxa"/>
        <w:left w:w="57" w:type="dxa"/>
        <w:bottom w:w="57" w:type="dxa"/>
        <w:right w:w="57" w:type="dxa"/>
      </w:tblCellMar>
    </w:tblPr>
    <w:trPr>
      <w:cantSplit/>
    </w:trPr>
    <w:tcPr>
      <w:shd w:val="clear" w:color="auto" w:fill="auto"/>
    </w:tcPr>
    <w:tblStylePr w:type="firstRow">
      <w:rPr>
        <w:b/>
        <w:color w:val="00DAF8" w:themeColor="accent2"/>
      </w:rPr>
      <w:tblPr/>
      <w:tcPr>
        <w:shd w:val="clear" w:color="auto" w:fill="00DEC4" w:themeFill="accent1"/>
      </w:tcPr>
    </w:tblStylePr>
    <w:tblStylePr w:type="lastRow">
      <w:rPr>
        <w:b/>
        <w:color w:val="auto"/>
      </w:rPr>
    </w:tblStylePr>
    <w:tblStylePr w:type="firstCol">
      <w:rPr>
        <w:color w:val="auto"/>
      </w:rPr>
    </w:tblStylePr>
    <w:tblStylePr w:type="lastCol">
      <w:tblPr/>
      <w:tcPr>
        <w:shd w:val="clear" w:color="auto" w:fill="E7E7E7"/>
      </w:tcPr>
    </w:tblStylePr>
    <w:tblStylePr w:type="band2Vert">
      <w:tblPr/>
      <w:tcPr>
        <w:shd w:val="clear" w:color="auto" w:fill="F2F2F2" w:themeFill="background1" w:themeFillShade="F2"/>
      </w:tcPr>
    </w:tblStylePr>
    <w:tblStylePr w:type="band1Horz">
      <w:tblPr/>
      <w:tcPr>
        <w:shd w:val="clear" w:color="auto" w:fill="FFB81E" w:themeFill="accent6"/>
      </w:tcPr>
    </w:tblStylePr>
  </w:style>
  <w:style w:type="table" w:styleId="GridTable4-Accent3">
    <w:name w:val="Grid Table 4 Accent 3"/>
    <w:basedOn w:val="TableNormal"/>
    <w:uiPriority w:val="49"/>
    <w:rsid w:val="001A2F29"/>
    <w:pPr>
      <w:spacing w:after="0"/>
    </w:pPr>
    <w:tblPr>
      <w:tblStyleRowBandSize w:val="1"/>
      <w:tblStyleColBandSize w:val="1"/>
      <w:tblBorders>
        <w:top w:val="single" w:sz="4" w:space="0" w:color="6455DC" w:themeColor="accent3" w:themeTint="99"/>
        <w:left w:val="single" w:sz="4" w:space="0" w:color="6455DC" w:themeColor="accent3" w:themeTint="99"/>
        <w:bottom w:val="single" w:sz="4" w:space="0" w:color="6455DC" w:themeColor="accent3" w:themeTint="99"/>
        <w:right w:val="single" w:sz="4" w:space="0" w:color="6455DC" w:themeColor="accent3" w:themeTint="99"/>
        <w:insideH w:val="single" w:sz="4" w:space="0" w:color="6455DC" w:themeColor="accent3" w:themeTint="99"/>
        <w:insideV w:val="single" w:sz="4" w:space="0" w:color="6455DC" w:themeColor="accent3" w:themeTint="99"/>
      </w:tblBorders>
    </w:tblPr>
    <w:tblStylePr w:type="firstRow">
      <w:rPr>
        <w:b/>
        <w:bCs/>
        <w:color w:val="FFFFFF" w:themeColor="background1"/>
      </w:rPr>
      <w:tblPr/>
      <w:tcPr>
        <w:tcBorders>
          <w:top w:val="single" w:sz="4" w:space="0" w:color="291D8E" w:themeColor="accent3"/>
          <w:left w:val="single" w:sz="4" w:space="0" w:color="291D8E" w:themeColor="accent3"/>
          <w:bottom w:val="single" w:sz="4" w:space="0" w:color="291D8E" w:themeColor="accent3"/>
          <w:right w:val="single" w:sz="4" w:space="0" w:color="291D8E" w:themeColor="accent3"/>
          <w:insideH w:val="nil"/>
          <w:insideV w:val="nil"/>
        </w:tcBorders>
        <w:shd w:val="clear" w:color="auto" w:fill="291D8E" w:themeFill="accent3"/>
      </w:tcPr>
    </w:tblStylePr>
    <w:tblStylePr w:type="lastRow">
      <w:rPr>
        <w:b/>
        <w:bCs/>
      </w:rPr>
      <w:tblPr/>
      <w:tcPr>
        <w:tcBorders>
          <w:top w:val="double" w:sz="4" w:space="0" w:color="291D8E" w:themeColor="accent3"/>
        </w:tcBorders>
      </w:tcPr>
    </w:tblStylePr>
    <w:tblStylePr w:type="firstCol">
      <w:rPr>
        <w:b/>
        <w:bCs/>
      </w:rPr>
    </w:tblStylePr>
    <w:tblStylePr w:type="lastCol">
      <w:rPr>
        <w:b/>
        <w:bCs/>
      </w:rPr>
    </w:tblStylePr>
    <w:tblStylePr w:type="band1Vert">
      <w:tblPr/>
      <w:tcPr>
        <w:shd w:val="clear" w:color="auto" w:fill="CBC6F3" w:themeFill="accent3" w:themeFillTint="33"/>
      </w:tcPr>
    </w:tblStylePr>
    <w:tblStylePr w:type="band1Horz">
      <w:tblPr/>
      <w:tcPr>
        <w:shd w:val="clear" w:color="auto" w:fill="CBC6F3" w:themeFill="accent3" w:themeFillTint="33"/>
      </w:tcPr>
    </w:tblStylePr>
  </w:style>
  <w:style w:type="paragraph" w:customStyle="1" w:styleId="DividerNumber">
    <w:name w:val="Divider Number"/>
    <w:uiPriority w:val="2"/>
    <w:qFormat/>
    <w:rsid w:val="005518E4"/>
    <w:pPr>
      <w:pageBreakBefore/>
      <w:numPr>
        <w:numId w:val="16"/>
      </w:numPr>
      <w:tabs>
        <w:tab w:val="clear" w:pos="1134"/>
        <w:tab w:val="left" w:pos="851"/>
      </w:tabs>
      <w:spacing w:before="0" w:after="0" w:line="240" w:lineRule="auto"/>
      <w:ind w:left="360" w:hanging="360"/>
    </w:pPr>
    <w:rPr>
      <w:rFonts w:asciiTheme="majorHAnsi" w:hAnsiTheme="majorHAnsi"/>
      <w:color w:val="000000" w:themeColor="text1"/>
      <w:kern w:val="24"/>
      <w:sz w:val="80"/>
      <w:szCs w:val="80"/>
    </w:rPr>
  </w:style>
  <w:style w:type="paragraph" w:customStyle="1" w:styleId="Nameofquotee">
    <w:name w:val="Name of quotee"/>
    <w:basedOn w:val="Normal"/>
    <w:uiPriority w:val="2"/>
    <w:semiHidden/>
    <w:qFormat/>
    <w:rsid w:val="001A2F29"/>
    <w:pPr>
      <w:spacing w:after="120"/>
      <w:ind w:left="851"/>
    </w:pPr>
    <w:rPr>
      <w:color w:val="FFFFFF" w:themeColor="background1"/>
      <w:kern w:val="24"/>
    </w:rPr>
  </w:style>
  <w:style w:type="table" w:styleId="TableGridLight">
    <w:name w:val="Grid Table Light"/>
    <w:basedOn w:val="TableNormal"/>
    <w:uiPriority w:val="40"/>
    <w:rsid w:val="001A2F29"/>
    <w:pPr>
      <w:spacing w:after="0"/>
    </w:pPr>
    <w:rPr>
      <w:rFonts w:ascii="Arial Narrow" w:hAnsi="Arial Narrow"/>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ame">
    <w:name w:val="Name"/>
    <w:basedOn w:val="Normal"/>
    <w:uiPriority w:val="6"/>
    <w:qFormat/>
    <w:rsid w:val="00E932E2"/>
    <w:pPr>
      <w:spacing w:after="0"/>
    </w:pPr>
    <w:rPr>
      <w:rFonts w:asciiTheme="majorHAnsi" w:hAnsiTheme="majorHAnsi"/>
      <w:caps/>
      <w:sz w:val="28"/>
      <w:szCs w:val="24"/>
    </w:rPr>
  </w:style>
  <w:style w:type="paragraph" w:styleId="NormalWeb">
    <w:name w:val="Normal (Web)"/>
    <w:basedOn w:val="Normal"/>
    <w:uiPriority w:val="99"/>
    <w:semiHidden/>
    <w:rsid w:val="001A2F29"/>
    <w:pPr>
      <w:spacing w:before="100" w:beforeAutospacing="1" w:after="100" w:afterAutospacing="1"/>
    </w:pPr>
    <w:rPr>
      <w:rFonts w:ascii="Times New Roman" w:eastAsia="Times New Roman" w:hAnsi="Times New Roman" w:cs="Times New Roman"/>
      <w:szCs w:val="24"/>
      <w:lang w:eastAsia="en-AU"/>
    </w:rPr>
  </w:style>
  <w:style w:type="paragraph" w:customStyle="1" w:styleId="DividerTitle">
    <w:name w:val="Divider Title"/>
    <w:uiPriority w:val="9"/>
    <w:semiHidden/>
    <w:qFormat/>
    <w:rsid w:val="001A2F29"/>
    <w:pPr>
      <w:spacing w:line="264" w:lineRule="auto"/>
      <w:jc w:val="center"/>
    </w:pPr>
    <w:rPr>
      <w:rFonts w:asciiTheme="majorHAnsi" w:hAnsiTheme="majorHAnsi" w:cstheme="majorHAnsi"/>
      <w:color w:val="00DEC4" w:themeColor="accent1"/>
      <w:sz w:val="96"/>
      <w:szCs w:val="96"/>
    </w:rPr>
  </w:style>
  <w:style w:type="table" w:customStyle="1" w:styleId="TableNoBorder1">
    <w:name w:val="Table No Border1"/>
    <w:basedOn w:val="TableNormal"/>
    <w:next w:val="TableGrid"/>
    <w:rsid w:val="00CF0DC5"/>
    <w:pPr>
      <w:spacing w:before="20" w:after="20" w:line="240" w:lineRule="auto"/>
    </w:pPr>
    <w:rPr>
      <w:rFonts w:asciiTheme="minorHAnsi" w:hAnsiTheme="minorHAnsi"/>
    </w:rPr>
    <w:tblPr>
      <w:tblCellMar>
        <w:left w:w="0" w:type="dxa"/>
        <w:right w:w="0" w:type="dxa"/>
      </w:tblCellMar>
    </w:tblPr>
  </w:style>
  <w:style w:type="paragraph" w:customStyle="1" w:styleId="Subhead">
    <w:name w:val="Sub head"/>
    <w:uiPriority w:val="99"/>
    <w:semiHidden/>
    <w:rsid w:val="001A2F29"/>
    <w:rPr>
      <w:rFonts w:ascii="Calibri" w:hAnsi="Calibri" w:cs="Akkurat Pro"/>
      <w:b/>
      <w:bCs/>
      <w:color w:val="2DCCD3"/>
      <w:sz w:val="24"/>
      <w:szCs w:val="24"/>
      <w:lang w:val="en-US"/>
    </w:rPr>
  </w:style>
  <w:style w:type="paragraph" w:customStyle="1" w:styleId="Headlinesmall">
    <w:name w:val="Headline small"/>
    <w:basedOn w:val="Normal"/>
    <w:uiPriority w:val="99"/>
    <w:semiHidden/>
    <w:rsid w:val="001A2F29"/>
    <w:pPr>
      <w:tabs>
        <w:tab w:val="left" w:pos="960"/>
      </w:tabs>
      <w:suppressAutoHyphens/>
      <w:autoSpaceDE w:val="0"/>
      <w:autoSpaceDN w:val="0"/>
      <w:adjustRightInd w:val="0"/>
      <w:spacing w:after="120"/>
      <w:textAlignment w:val="center"/>
    </w:pPr>
    <w:rPr>
      <w:rFonts w:ascii="Akkurat Pro Light" w:hAnsi="Akkurat Pro Light" w:cs="Akkurat Pro Light"/>
      <w:color w:val="2DCCD3"/>
      <w:sz w:val="52"/>
      <w:szCs w:val="52"/>
      <w:lang w:val="en-US"/>
    </w:rPr>
  </w:style>
  <w:style w:type="table" w:customStyle="1" w:styleId="NavyTable1">
    <w:name w:val="Navy Table1"/>
    <w:basedOn w:val="TableNormal"/>
    <w:uiPriority w:val="99"/>
    <w:rsid w:val="001A2F29"/>
    <w:pPr>
      <w:spacing w:after="0"/>
    </w:pPr>
    <w:rPr>
      <w:rFonts w:ascii="Calibri" w:hAnsi="Calibri"/>
    </w:rPr>
    <w:tblPr>
      <w:tblStyleRowBandSize w:val="1"/>
      <w:tblStyleColBandSize w:val="1"/>
      <w:tblBorders>
        <w:top w:val="single" w:sz="4" w:space="0" w:color="00DEC4" w:themeColor="accent1"/>
        <w:bottom w:val="single" w:sz="4" w:space="0" w:color="00DEC4" w:themeColor="accent1"/>
        <w:insideH w:val="single" w:sz="4" w:space="0" w:color="00DEC4" w:themeColor="accent1"/>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00DEC4" w:themeFill="accent1"/>
      </w:tcPr>
    </w:tblStylePr>
    <w:tblStylePr w:type="lastRow">
      <w:tblPr/>
      <w:tcPr>
        <w:shd w:val="clear" w:color="auto" w:fill="CCD8E1"/>
      </w:tcPr>
    </w:tblStylePr>
    <w:tblStylePr w:type="firstCol">
      <w:rPr>
        <w:color w:val="FFFFFF" w:themeColor="background1"/>
      </w:rPr>
      <w:tblPr/>
      <w:tcPr>
        <w:tcBorders>
          <w:insideH w:val="single" w:sz="4" w:space="0" w:color="FFFFFF" w:themeColor="background1"/>
        </w:tcBorders>
        <w:shd w:val="clear" w:color="auto" w:fill="00DEC4" w:themeFill="accent1"/>
      </w:tcPr>
    </w:tblStylePr>
    <w:tblStylePr w:type="lastCol">
      <w:tblPr/>
      <w:tcPr>
        <w:shd w:val="clear" w:color="auto" w:fill="CCD8E1"/>
      </w:tcPr>
    </w:tblStylePr>
    <w:tblStylePr w:type="band2Vert">
      <w:tblPr/>
      <w:tcPr>
        <w:shd w:val="clear" w:color="auto" w:fill="CCD8E1"/>
      </w:tcPr>
    </w:tblStylePr>
    <w:tblStylePr w:type="band2Horz">
      <w:tblPr/>
      <w:tcPr>
        <w:shd w:val="clear" w:color="auto" w:fill="CCD8E1"/>
      </w:tcPr>
    </w:tblStylePr>
  </w:style>
  <w:style w:type="paragraph" w:customStyle="1" w:styleId="Appendix">
    <w:name w:val="Appendix"/>
    <w:next w:val="Normal"/>
    <w:uiPriority w:val="6"/>
    <w:semiHidden/>
    <w:qFormat/>
    <w:rsid w:val="001A2F29"/>
    <w:pPr>
      <w:numPr>
        <w:numId w:val="2"/>
      </w:numPr>
      <w:spacing w:after="120"/>
    </w:pPr>
    <w:rPr>
      <w:rFonts w:asciiTheme="majorHAnsi" w:eastAsia="SimSun" w:hAnsiTheme="majorHAnsi" w:cstheme="minorHAnsi"/>
      <w:noProof/>
      <w:color w:val="FFFFFF" w:themeColor="background1"/>
      <w:sz w:val="84"/>
      <w:szCs w:val="40"/>
      <w:lang w:val="en-GB" w:eastAsia="zh-CN"/>
    </w:rPr>
  </w:style>
  <w:style w:type="table" w:customStyle="1" w:styleId="EngenyTable">
    <w:name w:val="Engeny Table"/>
    <w:basedOn w:val="TableNormal"/>
    <w:uiPriority w:val="99"/>
    <w:rsid w:val="001A2F29"/>
    <w:pPr>
      <w:spacing w:after="0"/>
    </w:pPr>
    <w:rPr>
      <w:rFonts w:ascii="Calibri" w:hAnsi="Calibri"/>
    </w:rPr>
    <w:tblPr>
      <w:tblBorders>
        <w:bottom w:val="single" w:sz="4" w:space="0" w:color="999999" w:themeColor="text1" w:themeTint="66"/>
        <w:insideH w:val="single" w:sz="4" w:space="0" w:color="999999" w:themeColor="text1" w:themeTint="66"/>
      </w:tblBorders>
      <w:tblCellMar>
        <w:top w:w="85" w:type="dxa"/>
        <w:left w:w="85" w:type="dxa"/>
        <w:bottom w:w="85" w:type="dxa"/>
        <w:right w:w="85" w:type="dxa"/>
      </w:tblCellMar>
    </w:tblPr>
    <w:tblStylePr w:type="firstRow">
      <w:rPr>
        <w:rFonts w:asciiTheme="minorHAnsi" w:hAnsiTheme="minorHAnsi"/>
        <w:b/>
        <w:color w:val="FFFFFF" w:themeColor="background2"/>
        <w:sz w:val="22"/>
      </w:rPr>
      <w:tblPr/>
      <w:tcPr>
        <w:shd w:val="clear" w:color="auto" w:fill="000028" w:themeFill="text2"/>
      </w:tcPr>
    </w:tblStylePr>
    <w:tblStylePr w:type="lastRow">
      <w:rPr>
        <w:rFonts w:asciiTheme="minorHAnsi" w:hAnsiTheme="minorHAnsi"/>
        <w:b/>
        <w:color w:val="000000" w:themeColor="text1"/>
        <w:sz w:val="22"/>
      </w:rPr>
      <w:tblPr/>
      <w:tcPr>
        <w:tcBorders>
          <w:bottom w:val="single" w:sz="4" w:space="0" w:color="000000" w:themeColor="text1"/>
        </w:tcBorders>
        <w:shd w:val="clear" w:color="auto" w:fill="F2F2F2" w:themeFill="background1" w:themeFillShade="F2"/>
      </w:tcPr>
    </w:tblStylePr>
    <w:tblStylePr w:type="firstCol">
      <w:rPr>
        <w:rFonts w:ascii="Calibri" w:hAnsi="Calibri"/>
        <w:color w:val="291D8E" w:themeColor="accent3"/>
        <w:sz w:val="22"/>
      </w:rPr>
    </w:tblStylePr>
  </w:style>
  <w:style w:type="paragraph" w:customStyle="1" w:styleId="AppendixHeading1">
    <w:name w:val="Appendix Heading 1"/>
    <w:basedOn w:val="NbrHeading1"/>
    <w:uiPriority w:val="3"/>
    <w:qFormat/>
    <w:rsid w:val="003268C8"/>
    <w:pPr>
      <w:numPr>
        <w:numId w:val="17"/>
      </w:numPr>
    </w:pPr>
  </w:style>
  <w:style w:type="paragraph" w:customStyle="1" w:styleId="AppendixHeading2">
    <w:name w:val="Appendix Heading 2"/>
    <w:next w:val="Normal"/>
    <w:uiPriority w:val="3"/>
    <w:qFormat/>
    <w:rsid w:val="003268C8"/>
    <w:pPr>
      <w:numPr>
        <w:ilvl w:val="1"/>
        <w:numId w:val="17"/>
      </w:numPr>
    </w:pPr>
    <w:rPr>
      <w:rFonts w:asciiTheme="majorHAnsi" w:eastAsia="Times New Roman" w:hAnsiTheme="majorHAnsi" w:cs="Arial"/>
      <w:bCs/>
      <w:noProof/>
      <w:color w:val="291D8E" w:themeColor="accent3"/>
      <w:sz w:val="32"/>
      <w:szCs w:val="32"/>
      <w:lang w:eastAsia="en-AU"/>
    </w:rPr>
  </w:style>
  <w:style w:type="paragraph" w:customStyle="1" w:styleId="AppendixHeading3">
    <w:name w:val="Appendix Heading 3"/>
    <w:basedOn w:val="NbrHeading3"/>
    <w:next w:val="Normal"/>
    <w:uiPriority w:val="3"/>
    <w:qFormat/>
    <w:rsid w:val="00784590"/>
    <w:pPr>
      <w:numPr>
        <w:numId w:val="17"/>
      </w:numPr>
    </w:pPr>
  </w:style>
  <w:style w:type="paragraph" w:customStyle="1" w:styleId="AppendixHeading4">
    <w:name w:val="Appendix Heading 4"/>
    <w:basedOn w:val="NbrHeading4"/>
    <w:next w:val="Normal"/>
    <w:uiPriority w:val="3"/>
    <w:qFormat/>
    <w:rsid w:val="00D67978"/>
    <w:pPr>
      <w:numPr>
        <w:numId w:val="17"/>
      </w:numPr>
      <w:tabs>
        <w:tab w:val="left" w:pos="1134"/>
      </w:tabs>
    </w:pPr>
  </w:style>
  <w:style w:type="paragraph" w:customStyle="1" w:styleId="AppendixHeading5">
    <w:name w:val="Appendix Heading 5"/>
    <w:basedOn w:val="NbrHeading5"/>
    <w:next w:val="Normal"/>
    <w:uiPriority w:val="3"/>
    <w:semiHidden/>
    <w:qFormat/>
    <w:rsid w:val="00784590"/>
    <w:pPr>
      <w:numPr>
        <w:numId w:val="17"/>
      </w:numPr>
      <w:tabs>
        <w:tab w:val="left" w:pos="851"/>
        <w:tab w:val="left" w:pos="1134"/>
      </w:tabs>
    </w:pPr>
  </w:style>
  <w:style w:type="paragraph" w:customStyle="1" w:styleId="TOCheading20">
    <w:name w:val="TOC heading 2"/>
    <w:uiPriority w:val="7"/>
    <w:qFormat/>
    <w:rsid w:val="00525A0F"/>
    <w:pPr>
      <w:pageBreakBefore/>
      <w:spacing w:after="1800"/>
    </w:pPr>
    <w:rPr>
      <w:rFonts w:asciiTheme="majorHAnsi" w:eastAsiaTheme="majorEastAsia" w:hAnsiTheme="majorHAnsi" w:cstheme="majorHAnsi"/>
      <w:bCs/>
      <w:noProof/>
      <w:color w:val="FFFFFF" w:themeColor="background1"/>
      <w:sz w:val="52"/>
      <w:szCs w:val="44"/>
    </w:rPr>
  </w:style>
  <w:style w:type="paragraph" w:styleId="Quote">
    <w:name w:val="Quote"/>
    <w:next w:val="Normal"/>
    <w:link w:val="QuoteChar"/>
    <w:uiPriority w:val="8"/>
    <w:semiHidden/>
    <w:qFormat/>
    <w:rsid w:val="002F052B"/>
    <w:pPr>
      <w:spacing w:after="120" w:line="288" w:lineRule="auto"/>
    </w:pPr>
    <w:rPr>
      <w:rFonts w:cstheme="minorHAnsi"/>
      <w:i/>
      <w:iCs/>
      <w:sz w:val="32"/>
      <w:szCs w:val="28"/>
    </w:rPr>
  </w:style>
  <w:style w:type="character" w:customStyle="1" w:styleId="QuoteChar">
    <w:name w:val="Quote Char"/>
    <w:basedOn w:val="DefaultParagraphFont"/>
    <w:link w:val="Quote"/>
    <w:uiPriority w:val="8"/>
    <w:semiHidden/>
    <w:rsid w:val="00D266F9"/>
    <w:rPr>
      <w:rFonts w:cstheme="minorHAnsi"/>
      <w:i/>
      <w:iCs/>
      <w:color w:val="000028" w:themeColor="text2"/>
      <w:sz w:val="32"/>
      <w:szCs w:val="28"/>
    </w:rPr>
  </w:style>
  <w:style w:type="paragraph" w:customStyle="1" w:styleId="IntroText">
    <w:name w:val="Intro Text"/>
    <w:next w:val="Normal"/>
    <w:uiPriority w:val="4"/>
    <w:qFormat/>
    <w:rsid w:val="00633B55"/>
    <w:pPr>
      <w:spacing w:after="160" w:line="240" w:lineRule="auto"/>
    </w:pPr>
    <w:rPr>
      <w:rFonts w:asciiTheme="majorHAnsi" w:hAnsiTheme="majorHAnsi" w:cstheme="minorHAnsi"/>
      <w:color w:val="291D8E" w:themeColor="accent3"/>
      <w:sz w:val="24"/>
      <w:szCs w:val="24"/>
    </w:rPr>
  </w:style>
  <w:style w:type="paragraph" w:customStyle="1" w:styleId="Example1">
    <w:name w:val="Example 1"/>
    <w:semiHidden/>
    <w:qFormat/>
    <w:rsid w:val="002F052B"/>
    <w:pPr>
      <w:tabs>
        <w:tab w:val="num" w:pos="851"/>
      </w:tabs>
      <w:ind w:left="851" w:hanging="851"/>
    </w:pPr>
    <w:rPr>
      <w:color w:val="000000" w:themeColor="text1"/>
      <w:sz w:val="32"/>
      <w:szCs w:val="32"/>
    </w:rPr>
  </w:style>
  <w:style w:type="paragraph" w:customStyle="1" w:styleId="Example2">
    <w:name w:val="Example 2"/>
    <w:semiHidden/>
    <w:qFormat/>
    <w:rsid w:val="002F052B"/>
    <w:pPr>
      <w:tabs>
        <w:tab w:val="left" w:pos="709"/>
        <w:tab w:val="num" w:pos="1418"/>
      </w:tabs>
      <w:ind w:left="1560" w:hanging="1134"/>
    </w:pPr>
    <w:rPr>
      <w:color w:val="00DAF8" w:themeColor="accent2"/>
      <w:sz w:val="32"/>
      <w:szCs w:val="32"/>
    </w:rPr>
  </w:style>
  <w:style w:type="paragraph" w:customStyle="1" w:styleId="Example3">
    <w:name w:val="Example 3"/>
    <w:semiHidden/>
    <w:qFormat/>
    <w:rsid w:val="002F052B"/>
    <w:pPr>
      <w:tabs>
        <w:tab w:val="num" w:pos="851"/>
      </w:tabs>
      <w:ind w:left="851" w:hanging="851"/>
    </w:pPr>
    <w:rPr>
      <w:b/>
      <w:bCs/>
      <w:color w:val="FFB81E" w:themeColor="accent6"/>
    </w:rPr>
  </w:style>
  <w:style w:type="table" w:customStyle="1" w:styleId="OrroTable2">
    <w:name w:val="_Orro Table 2"/>
    <w:basedOn w:val="TableNormal"/>
    <w:uiPriority w:val="99"/>
    <w:rsid w:val="00270C06"/>
    <w:pPr>
      <w:spacing w:before="0" w:after="0"/>
    </w:pPr>
    <w:rPr>
      <w:color w:val="000000" w:themeColor="text1"/>
    </w:rPr>
    <w:tblPr>
      <w:tblStyleRowBandSize w:val="1"/>
      <w:tblStyleColBandSize w:val="1"/>
      <w:tblBorders>
        <w:bottom w:val="single" w:sz="8" w:space="0" w:color="000028" w:themeColor="text2"/>
      </w:tblBorders>
      <w:tblCellMar>
        <w:top w:w="85" w:type="dxa"/>
        <w:left w:w="85" w:type="dxa"/>
        <w:bottom w:w="85" w:type="dxa"/>
        <w:right w:w="85" w:type="dxa"/>
      </w:tblCellMar>
    </w:tblPr>
    <w:tblStylePr w:type="firstRow">
      <w:rPr>
        <w:rFonts w:ascii="@Yu Gothic Medium" w:hAnsi="@Yu Gothic Medium"/>
        <w:b w:val="0"/>
        <w:color w:val="FFFFFF" w:themeColor="background1"/>
        <w:sz w:val="20"/>
      </w:rPr>
      <w:tblPr/>
      <w:tcPr>
        <w:shd w:val="clear" w:color="auto" w:fill="FF2CC3" w:themeFill="accent5"/>
      </w:tcPr>
    </w:tblStylePr>
    <w:tblStylePr w:type="lastRow">
      <w:rPr>
        <w:rFonts w:ascii="@Yu Gothic Medium" w:hAnsi="@Yu Gothic Medium"/>
        <w:b/>
        <w:color w:val="000028" w:themeColor="text2"/>
        <w:sz w:val="20"/>
      </w:rPr>
      <w:tblPr/>
      <w:tcPr>
        <w:tcBorders>
          <w:bottom w:val="single" w:sz="8" w:space="0" w:color="000028" w:themeColor="text2"/>
        </w:tcBorders>
      </w:tcPr>
    </w:tblStylePr>
    <w:tblStylePr w:type="firstCol">
      <w:rPr>
        <w:rFonts w:asciiTheme="majorHAnsi" w:hAnsiTheme="majorHAnsi"/>
        <w:color w:val="000000" w:themeColor="text1"/>
        <w:sz w:val="20"/>
      </w:rPr>
    </w:tblStylePr>
    <w:tblStylePr w:type="band2Horz">
      <w:tblPr/>
      <w:tcPr>
        <w:shd w:val="clear" w:color="auto" w:fill="F2F2F2" w:themeFill="background1" w:themeFillShade="F2"/>
      </w:tcPr>
    </w:tblStylePr>
  </w:style>
  <w:style w:type="table" w:customStyle="1" w:styleId="Clienttable2">
    <w:name w:val="Client table 2"/>
    <w:basedOn w:val="TableNormal"/>
    <w:uiPriority w:val="99"/>
    <w:rsid w:val="007A1D35"/>
    <w:pPr>
      <w:spacing w:before="0" w:after="0"/>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85" w:type="dxa"/>
        <w:left w:w="85" w:type="dxa"/>
        <w:bottom w:w="85" w:type="dxa"/>
        <w:right w:w="85" w:type="dxa"/>
      </w:tblCellMar>
    </w:tblPr>
    <w:trPr>
      <w:cantSplit/>
    </w:trPr>
    <w:tcPr>
      <w:shd w:val="clear" w:color="auto" w:fill="FFFFFF" w:themeFill="background1"/>
    </w:tcPr>
    <w:tblStylePr w:type="firstRow">
      <w:pPr>
        <w:wordWrap/>
        <w:spacing w:beforeLines="0" w:before="0" w:beforeAutospacing="0" w:afterLines="0" w:after="0" w:afterAutospacing="0" w:line="240" w:lineRule="auto"/>
        <w:contextualSpacing w:val="0"/>
      </w:pPr>
      <w:rPr>
        <w:rFonts w:asciiTheme="minorHAnsi" w:hAnsiTheme="minorHAnsi"/>
        <w:b/>
        <w:color w:val="FFFFFF" w:themeColor="background1"/>
        <w:sz w:val="20"/>
      </w:rPr>
      <w:tblPr/>
      <w:tcPr>
        <w:tcBorders>
          <w:insideV w:val="single" w:sz="4" w:space="0" w:color="FFFFFF" w:themeColor="background1"/>
        </w:tcBorders>
        <w:shd w:val="clear" w:color="auto" w:fill="000000" w:themeFill="text1"/>
      </w:tcPr>
    </w:tblStylePr>
    <w:tblStylePr w:type="lastRow">
      <w:pPr>
        <w:wordWrap/>
        <w:spacing w:beforeLines="0" w:before="0" w:beforeAutospacing="0" w:afterLines="0" w:after="0" w:afterAutospacing="0" w:line="240" w:lineRule="auto"/>
        <w:contextualSpacing w:val="0"/>
      </w:pPr>
      <w:rPr>
        <w:rFonts w:asciiTheme="minorHAnsi" w:hAnsiTheme="minorHAnsi"/>
        <w:b/>
        <w:color w:val="000000" w:themeColor="text1"/>
        <w:sz w:val="20"/>
      </w:rPr>
      <w:tblPr>
        <w:tblCellMar>
          <w:top w:w="85" w:type="dxa"/>
          <w:left w:w="85" w:type="dxa"/>
          <w:bottom w:w="85" w:type="dxa"/>
          <w:right w:w="85" w:type="dxa"/>
        </w:tblCellMar>
      </w:tblPr>
      <w:trPr>
        <w:cantSplit w:val="0"/>
      </w:trPr>
      <w:tcPr>
        <w:tcBorders>
          <w:bottom w:val="single" w:sz="4" w:space="0" w:color="000000" w:themeColor="text1"/>
        </w:tcBorders>
        <w:shd w:val="clear" w:color="auto" w:fill="F2F2F2" w:themeFill="background1" w:themeFillShade="F2"/>
      </w:tcPr>
    </w:tblStylePr>
    <w:tblStylePr w:type="firstCol">
      <w:rPr>
        <w:rFonts w:asciiTheme="minorHAnsi" w:hAnsiTheme="minorHAnsi"/>
        <w:color w:val="00DEC4" w:themeColor="accent1"/>
        <w:sz w:val="20"/>
      </w:rPr>
      <w:tblPr/>
      <w:tcPr>
        <w:shd w:val="clear" w:color="auto" w:fill="FFFFFF" w:themeFill="background1"/>
      </w:tcPr>
    </w:tblStylePr>
    <w:tblStylePr w:type="band2Vert">
      <w:tblPr/>
      <w:tcPr>
        <w:shd w:val="clear" w:color="auto" w:fill="FFFFFF" w:themeFill="background1"/>
      </w:tcPr>
    </w:tblStylePr>
    <w:tblStylePr w:type="band2Horz">
      <w:tblPr/>
      <w:tcPr>
        <w:shd w:val="clear" w:color="auto" w:fill="FFFFFF" w:themeFill="background1"/>
      </w:tcPr>
    </w:tblStylePr>
  </w:style>
  <w:style w:type="table" w:customStyle="1" w:styleId="OrroTable1">
    <w:name w:val="_Orro Table 1"/>
    <w:basedOn w:val="TableNormal"/>
    <w:uiPriority w:val="99"/>
    <w:rsid w:val="005518E4"/>
    <w:pPr>
      <w:spacing w:before="0" w:after="0"/>
    </w:pPr>
    <w:rPr>
      <w:color w:val="000000" w:themeColor="text1"/>
    </w:rPr>
    <w:tblPr>
      <w:tblBorders>
        <w:bottom w:val="single" w:sz="8" w:space="0" w:color="291D8E" w:themeColor="accent3"/>
        <w:insideH w:val="single" w:sz="4" w:space="0" w:color="CBC6F3" w:themeColor="accent3" w:themeTint="33"/>
      </w:tblBorders>
      <w:tblCellMar>
        <w:top w:w="85" w:type="dxa"/>
        <w:left w:w="85" w:type="dxa"/>
        <w:bottom w:w="85" w:type="dxa"/>
        <w:right w:w="85" w:type="dxa"/>
      </w:tblCellMar>
    </w:tblPr>
    <w:tblStylePr w:type="firstRow">
      <w:rPr>
        <w:rFonts w:asciiTheme="majorHAnsi" w:hAnsiTheme="majorHAnsi"/>
        <w:b/>
        <w:color w:val="000028" w:themeColor="text2"/>
        <w:sz w:val="20"/>
      </w:rPr>
      <w:tblPr/>
      <w:tcPr>
        <w:tcBorders>
          <w:bottom w:val="single" w:sz="8" w:space="0" w:color="291D8E" w:themeColor="accent3"/>
        </w:tcBorders>
        <w:shd w:val="clear" w:color="auto" w:fill="FFFFFF" w:themeFill="background2"/>
      </w:tcPr>
    </w:tblStylePr>
    <w:tblStylePr w:type="lastRow">
      <w:rPr>
        <w:rFonts w:asciiTheme="majorHAnsi" w:hAnsiTheme="majorHAnsi"/>
        <w:color w:val="FFFFFF" w:themeColor="background1"/>
      </w:rPr>
      <w:tblPr/>
      <w:tcPr>
        <w:shd w:val="clear" w:color="auto" w:fill="291D8E" w:themeFill="accent3"/>
      </w:tcPr>
    </w:tblStylePr>
    <w:tblStylePr w:type="firstCol">
      <w:rPr>
        <w:rFonts w:asciiTheme="minorHAnsi" w:hAnsiTheme="minorHAnsi"/>
        <w:color w:val="000000" w:themeColor="text1"/>
        <w:sz w:val="20"/>
      </w:rPr>
    </w:tblStylePr>
  </w:style>
  <w:style w:type="paragraph" w:styleId="Caption">
    <w:name w:val="caption"/>
    <w:basedOn w:val="Normal"/>
    <w:next w:val="FigureStyle"/>
    <w:uiPriority w:val="35"/>
    <w:qFormat/>
    <w:rsid w:val="007A1D35"/>
    <w:pPr>
      <w:tabs>
        <w:tab w:val="left" w:pos="1134"/>
      </w:tabs>
      <w:spacing w:after="60" w:line="264" w:lineRule="auto"/>
      <w:ind w:left="1134" w:hanging="1134"/>
    </w:pPr>
    <w:rPr>
      <w:b/>
      <w:iCs/>
      <w:color w:val="000000" w:themeColor="text1"/>
      <w:szCs w:val="18"/>
    </w:rPr>
  </w:style>
  <w:style w:type="paragraph" w:customStyle="1" w:styleId="TableCaption">
    <w:name w:val="Table Caption"/>
    <w:basedOn w:val="BodyText"/>
    <w:next w:val="BodyText"/>
    <w:uiPriority w:val="6"/>
    <w:qFormat/>
    <w:rsid w:val="003268C8"/>
    <w:pPr>
      <w:keepNext/>
      <w:tabs>
        <w:tab w:val="left" w:pos="1134"/>
      </w:tabs>
      <w:ind w:left="1134" w:hanging="1134"/>
    </w:pPr>
    <w:rPr>
      <w:rFonts w:asciiTheme="majorHAnsi" w:hAnsiTheme="majorHAnsi"/>
      <w:b/>
      <w:bCs/>
    </w:rPr>
  </w:style>
  <w:style w:type="paragraph" w:styleId="BodyText">
    <w:name w:val="Body Text"/>
    <w:basedOn w:val="Normal"/>
    <w:link w:val="BodyTextChar"/>
    <w:qFormat/>
    <w:rsid w:val="007A1D35"/>
    <w:pPr>
      <w:spacing w:after="120"/>
    </w:pPr>
  </w:style>
  <w:style w:type="character" w:customStyle="1" w:styleId="BodyTextChar">
    <w:name w:val="Body Text Char"/>
    <w:basedOn w:val="DefaultParagraphFont"/>
    <w:link w:val="BodyText"/>
    <w:rsid w:val="00AD4D68"/>
  </w:style>
  <w:style w:type="paragraph" w:customStyle="1" w:styleId="FigureCaption">
    <w:name w:val="Figure Caption"/>
    <w:basedOn w:val="Normal"/>
    <w:uiPriority w:val="6"/>
    <w:qFormat/>
    <w:rsid w:val="003268C8"/>
    <w:pPr>
      <w:spacing w:after="120" w:line="260" w:lineRule="atLeast"/>
    </w:pPr>
    <w:rPr>
      <w:rFonts w:asciiTheme="majorHAnsi" w:hAnsiTheme="majorHAnsi"/>
      <w:b/>
      <w:iCs/>
      <w:color w:val="000000" w:themeColor="text1"/>
      <w:szCs w:val="28"/>
    </w:rPr>
  </w:style>
  <w:style w:type="table" w:customStyle="1" w:styleId="EnervenTable">
    <w:name w:val="Enerven Table"/>
    <w:basedOn w:val="TableNormal"/>
    <w:uiPriority w:val="99"/>
    <w:rsid w:val="007A1D35"/>
    <w:pPr>
      <w:spacing w:before="0" w:after="0"/>
    </w:pPr>
    <w:rPr>
      <w:rFonts w:asciiTheme="minorHAnsi" w:hAnsiTheme="minorHAnsi"/>
      <w:color w:val="000000" w:themeColor="text1"/>
    </w:rPr>
    <w:tblPr>
      <w:tblBorders>
        <w:bottom w:val="single" w:sz="8" w:space="0" w:color="FF0EBA" w:themeColor="accent5" w:themeShade="E6"/>
        <w:insideH w:val="single" w:sz="8" w:space="0" w:color="FF0EBA" w:themeColor="accent5" w:themeShade="E6"/>
      </w:tblBorders>
      <w:tblCellMar>
        <w:top w:w="85" w:type="dxa"/>
        <w:left w:w="85" w:type="dxa"/>
        <w:bottom w:w="85" w:type="dxa"/>
        <w:right w:w="85" w:type="dxa"/>
      </w:tblCellMar>
    </w:tblPr>
    <w:tblStylePr w:type="firstRow">
      <w:rPr>
        <w:rFonts w:asciiTheme="minorHAnsi" w:hAnsiTheme="minorHAnsi"/>
        <w:b/>
        <w:color w:val="00DEC4" w:themeColor="accent1"/>
        <w:sz w:val="20"/>
      </w:rPr>
      <w:tblPr/>
      <w:tcPr>
        <w:tcBorders>
          <w:bottom w:val="single" w:sz="8" w:space="0" w:color="00DEC4" w:themeColor="accent1"/>
        </w:tcBorders>
        <w:shd w:val="clear" w:color="auto" w:fill="FFFFFF" w:themeFill="background1"/>
      </w:tcPr>
    </w:tblStylePr>
    <w:tblStylePr w:type="lastRow">
      <w:rPr>
        <w:rFonts w:asciiTheme="minorHAnsi" w:hAnsiTheme="minorHAnsi"/>
        <w:b/>
        <w:color w:val="000000" w:themeColor="text1"/>
        <w:sz w:val="20"/>
      </w:rPr>
      <w:tblPr/>
      <w:tcPr>
        <w:tcBorders>
          <w:bottom w:val="single" w:sz="4" w:space="0" w:color="000000" w:themeColor="text1"/>
        </w:tcBorders>
        <w:shd w:val="clear" w:color="auto" w:fill="F2F2F2" w:themeFill="background1" w:themeFillShade="F2"/>
      </w:tcPr>
    </w:tblStylePr>
    <w:tblStylePr w:type="firstCol">
      <w:rPr>
        <w:color w:val="00DAF8" w:themeColor="accent2"/>
      </w:rPr>
    </w:tblStylePr>
  </w:style>
  <w:style w:type="paragraph" w:customStyle="1" w:styleId="Image">
    <w:name w:val="Image"/>
    <w:uiPriority w:val="1"/>
    <w:semiHidden/>
    <w:qFormat/>
    <w:rsid w:val="007A1D35"/>
    <w:pPr>
      <w:spacing w:before="0" w:after="0"/>
    </w:pPr>
    <w:rPr>
      <w:rFonts w:ascii="Calibri" w:hAnsi="Calibri"/>
      <w:color w:val="000000" w:themeColor="text1"/>
    </w:rPr>
  </w:style>
  <w:style w:type="paragraph" w:customStyle="1" w:styleId="ProjectHeadings">
    <w:name w:val="Project Headings"/>
    <w:uiPriority w:val="2"/>
    <w:semiHidden/>
    <w:qFormat/>
    <w:rsid w:val="00676B0F"/>
    <w:pPr>
      <w:spacing w:before="0" w:after="120"/>
    </w:pPr>
    <w:rPr>
      <w:rFonts w:asciiTheme="majorHAnsi" w:hAnsiTheme="majorHAnsi" w:cstheme="minorHAnsi"/>
      <w:noProof/>
      <w:color w:val="00DAF8" w:themeColor="accent2"/>
    </w:rPr>
  </w:style>
  <w:style w:type="paragraph" w:customStyle="1" w:styleId="Clientname">
    <w:name w:val="Client name"/>
    <w:semiHidden/>
    <w:qFormat/>
    <w:rsid w:val="00D16884"/>
    <w:pPr>
      <w:spacing w:before="0" w:after="0"/>
      <w:jc w:val="right"/>
    </w:pPr>
    <w:rPr>
      <w:rFonts w:ascii="Avenir Heavy" w:hAnsi="Avenir Heavy" w:cstheme="minorHAnsi"/>
      <w:color w:val="000000" w:themeColor="text1"/>
      <w:sz w:val="24"/>
    </w:rPr>
  </w:style>
  <w:style w:type="table" w:customStyle="1" w:styleId="LayoutTable">
    <w:name w:val="Layout Table"/>
    <w:basedOn w:val="TableNormal"/>
    <w:next w:val="TableGrid"/>
    <w:uiPriority w:val="99"/>
    <w:rsid w:val="002E55DF"/>
    <w:rPr>
      <w:rFonts w:asciiTheme="minorHAnsi" w:hAnsiTheme="minorHAnsi"/>
    </w:rPr>
    <w:tblPr>
      <w:tblCellMar>
        <w:left w:w="0" w:type="dxa"/>
        <w:right w:w="0" w:type="dxa"/>
      </w:tblCellMar>
    </w:tblPr>
  </w:style>
  <w:style w:type="numbering" w:customStyle="1" w:styleId="ListNumberedHeadings1">
    <w:name w:val="List_NumberedHeadings1"/>
    <w:uiPriority w:val="99"/>
    <w:rsid w:val="00E31D39"/>
  </w:style>
  <w:style w:type="paragraph" w:customStyle="1" w:styleId="DividerText">
    <w:name w:val="Divider Text"/>
    <w:uiPriority w:val="2"/>
    <w:qFormat/>
    <w:rsid w:val="0042448D"/>
    <w:pPr>
      <w:spacing w:before="160" w:after="0" w:line="240" w:lineRule="auto"/>
    </w:pPr>
    <w:rPr>
      <w:rFonts w:asciiTheme="majorHAnsi" w:eastAsia="Times New Roman" w:hAnsiTheme="majorHAnsi" w:cs="Arial"/>
      <w:sz w:val="70"/>
      <w:szCs w:val="70"/>
      <w:lang w:eastAsia="en-AU"/>
    </w:rPr>
  </w:style>
  <w:style w:type="paragraph" w:customStyle="1" w:styleId="Clean">
    <w:name w:val="Clean"/>
    <w:uiPriority w:val="2"/>
    <w:qFormat/>
    <w:rsid w:val="00D279AA"/>
    <w:pPr>
      <w:spacing w:before="0" w:after="0"/>
    </w:pPr>
    <w:rPr>
      <w:sz w:val="14"/>
      <w:szCs w:val="14"/>
    </w:rPr>
  </w:style>
  <w:style w:type="paragraph" w:customStyle="1" w:styleId="Text">
    <w:name w:val="Text"/>
    <w:qFormat/>
    <w:rsid w:val="0021594D"/>
    <w:pPr>
      <w:spacing w:before="240" w:after="0" w:line="260" w:lineRule="atLeast"/>
    </w:pPr>
    <w:rPr>
      <w:rFonts w:asciiTheme="minorHAnsi" w:eastAsiaTheme="minorEastAsia" w:hAnsiTheme="minorHAnsi"/>
      <w:sz w:val="22"/>
      <w:szCs w:val="24"/>
      <w:lang w:val="en-GB" w:eastAsia="ja-JP"/>
    </w:rPr>
  </w:style>
  <w:style w:type="paragraph" w:customStyle="1" w:styleId="Heading81">
    <w:name w:val="Heading 81"/>
    <w:basedOn w:val="Normal"/>
    <w:next w:val="Normal"/>
    <w:uiPriority w:val="99"/>
    <w:qFormat/>
    <w:rsid w:val="00FF0A82"/>
    <w:pPr>
      <w:keepNext/>
      <w:keepLines/>
      <w:spacing w:before="0" w:after="0" w:line="240" w:lineRule="auto"/>
      <w:outlineLvl w:val="7"/>
    </w:pPr>
    <w:rPr>
      <w:rFonts w:ascii="Arial" w:eastAsia="MS Gothic" w:hAnsi="Arial" w:cs="Times New Roman"/>
      <w:color w:val="272727"/>
      <w:sz w:val="18"/>
      <w:szCs w:val="21"/>
    </w:rPr>
  </w:style>
  <w:style w:type="numbering" w:customStyle="1" w:styleId="NoList1">
    <w:name w:val="No List1"/>
    <w:next w:val="NoList"/>
    <w:uiPriority w:val="99"/>
    <w:semiHidden/>
    <w:unhideWhenUsed/>
    <w:rsid w:val="00FF0A82"/>
  </w:style>
  <w:style w:type="paragraph" w:customStyle="1" w:styleId="AltHeading1">
    <w:name w:val="Alt Heading 1"/>
    <w:basedOn w:val="Heading1"/>
    <w:next w:val="BodyText"/>
    <w:uiPriority w:val="2"/>
    <w:qFormat/>
    <w:rsid w:val="00FF0A82"/>
    <w:pPr>
      <w:keepNext/>
      <w:keepLines/>
      <w:pageBreakBefore w:val="0"/>
      <w:spacing w:before="360" w:after="120" w:line="240" w:lineRule="auto"/>
    </w:pPr>
    <w:rPr>
      <w:b/>
      <w:bCs w:val="0"/>
      <w:noProof w:val="0"/>
      <w:color w:val="300185"/>
      <w:sz w:val="48"/>
      <w:szCs w:val="32"/>
    </w:rPr>
  </w:style>
  <w:style w:type="paragraph" w:customStyle="1" w:styleId="AltHeading2">
    <w:name w:val="Alt Heading 2"/>
    <w:basedOn w:val="Heading2"/>
    <w:next w:val="BodyText"/>
    <w:uiPriority w:val="2"/>
    <w:qFormat/>
    <w:rsid w:val="00FF0A82"/>
    <w:pPr>
      <w:spacing w:before="120" w:after="120" w:line="240" w:lineRule="auto"/>
    </w:pPr>
    <w:rPr>
      <w:rFonts w:ascii="Arial" w:eastAsia="MS Gothic" w:hAnsi="Arial" w:cs="Times New Roman"/>
      <w:color w:val="160041"/>
      <w:szCs w:val="26"/>
    </w:rPr>
  </w:style>
  <w:style w:type="paragraph" w:customStyle="1" w:styleId="AltHeading3">
    <w:name w:val="Alt Heading 3"/>
    <w:basedOn w:val="Heading3"/>
    <w:next w:val="BodyText"/>
    <w:uiPriority w:val="2"/>
    <w:qFormat/>
    <w:rsid w:val="00FF0A82"/>
    <w:pPr>
      <w:spacing w:before="240" w:after="240" w:line="240" w:lineRule="auto"/>
    </w:pPr>
    <w:rPr>
      <w:rFonts w:ascii="Arial" w:hAnsi="Arial" w:cs="Times New Roman"/>
      <w:color w:val="160041"/>
      <w:sz w:val="28"/>
      <w:szCs w:val="24"/>
    </w:rPr>
  </w:style>
  <w:style w:type="paragraph" w:customStyle="1" w:styleId="AltHeading4">
    <w:name w:val="Alt Heading 4"/>
    <w:basedOn w:val="Heading4"/>
    <w:next w:val="BodyText"/>
    <w:uiPriority w:val="2"/>
    <w:qFormat/>
    <w:rsid w:val="00FF0A82"/>
    <w:pPr>
      <w:keepNext/>
      <w:keepLines/>
      <w:spacing w:before="240" w:line="240" w:lineRule="auto"/>
    </w:pPr>
    <w:rPr>
      <w:rFonts w:ascii="Arial" w:hAnsi="Arial" w:cs="Times New Roman"/>
      <w:b/>
      <w:caps/>
      <w:sz w:val="22"/>
      <w:szCs w:val="18"/>
      <w:lang w:val="en-AU"/>
    </w:rPr>
  </w:style>
  <w:style w:type="paragraph" w:customStyle="1" w:styleId="AltHeading5">
    <w:name w:val="Alt Heading 5"/>
    <w:basedOn w:val="Heading5"/>
    <w:next w:val="BodyText"/>
    <w:uiPriority w:val="2"/>
    <w:rsid w:val="00FF0A82"/>
    <w:pPr>
      <w:spacing w:before="240" w:line="240" w:lineRule="auto"/>
    </w:pPr>
    <w:rPr>
      <w:rFonts w:cs="Times New Roman"/>
      <w:bCs w:val="0"/>
      <w:i/>
      <w:caps/>
      <w:color w:val="080E14"/>
      <w:sz w:val="18"/>
      <w:szCs w:val="18"/>
      <w:lang w:val="en-AU"/>
    </w:rPr>
  </w:style>
  <w:style w:type="numbering" w:customStyle="1" w:styleId="ListBullet1">
    <w:name w:val="List_Bullet1"/>
    <w:uiPriority w:val="99"/>
    <w:rsid w:val="00FF0A82"/>
    <w:pPr>
      <w:numPr>
        <w:numId w:val="2"/>
      </w:numPr>
    </w:pPr>
  </w:style>
  <w:style w:type="numbering" w:customStyle="1" w:styleId="ListNumber1">
    <w:name w:val="List_Number1"/>
    <w:uiPriority w:val="99"/>
    <w:rsid w:val="00FF0A82"/>
    <w:pPr>
      <w:numPr>
        <w:numId w:val="4"/>
      </w:numPr>
    </w:pPr>
  </w:style>
  <w:style w:type="numbering" w:customStyle="1" w:styleId="ListParagraph1">
    <w:name w:val="List_Paragraph1"/>
    <w:uiPriority w:val="99"/>
    <w:rsid w:val="00FF0A82"/>
    <w:pPr>
      <w:numPr>
        <w:numId w:val="5"/>
      </w:numPr>
    </w:pPr>
  </w:style>
  <w:style w:type="numbering" w:customStyle="1" w:styleId="ListAlpha1">
    <w:name w:val="List_Alpha1"/>
    <w:uiPriority w:val="99"/>
    <w:rsid w:val="00FF0A82"/>
    <w:pPr>
      <w:numPr>
        <w:numId w:val="22"/>
      </w:numPr>
    </w:pPr>
  </w:style>
  <w:style w:type="numbering" w:customStyle="1" w:styleId="ListNbrHeading1">
    <w:name w:val="List_NbrHeading1"/>
    <w:uiPriority w:val="99"/>
    <w:rsid w:val="00FF0A82"/>
  </w:style>
  <w:style w:type="table" w:customStyle="1" w:styleId="TableNoBorder2">
    <w:name w:val="Table No Border2"/>
    <w:basedOn w:val="TableNormal"/>
    <w:next w:val="TableGrid"/>
    <w:uiPriority w:val="39"/>
    <w:rsid w:val="00FF0A82"/>
    <w:pPr>
      <w:spacing w:before="0" w:after="0" w:line="240" w:lineRule="auto"/>
    </w:pPr>
    <w:rPr>
      <w:rFonts w:ascii="Arial" w:hAnsi="Arial"/>
      <w:color w:val="auto"/>
      <w:sz w:val="18"/>
      <w:szCs w:val="18"/>
    </w:rPr>
    <w:tblPr>
      <w:tblCellMar>
        <w:left w:w="0" w:type="dxa"/>
        <w:right w:w="0" w:type="dxa"/>
      </w:tblCellMar>
    </w:tblPr>
  </w:style>
  <w:style w:type="paragraph" w:customStyle="1" w:styleId="TableHeading">
    <w:name w:val="Table Heading"/>
    <w:basedOn w:val="TableText"/>
    <w:uiPriority w:val="3"/>
    <w:qFormat/>
    <w:rsid w:val="00FF0A82"/>
    <w:pPr>
      <w:spacing w:before="140" w:after="140" w:line="240" w:lineRule="auto"/>
      <w:ind w:left="113" w:right="113"/>
    </w:pPr>
    <w:rPr>
      <w:rFonts w:ascii="Arial" w:hAnsi="Arial"/>
      <w:b/>
      <w:color w:val="auto"/>
      <w:sz w:val="24"/>
      <w:szCs w:val="18"/>
    </w:rPr>
  </w:style>
  <w:style w:type="numbering" w:customStyle="1" w:styleId="ListTableBullet1">
    <w:name w:val="List_TableBullet1"/>
    <w:uiPriority w:val="99"/>
    <w:rsid w:val="00FF0A82"/>
    <w:pPr>
      <w:numPr>
        <w:numId w:val="6"/>
      </w:numPr>
    </w:pPr>
  </w:style>
  <w:style w:type="numbering" w:customStyle="1" w:styleId="ListTableNumber1">
    <w:name w:val="List_TableNumber1"/>
    <w:uiPriority w:val="99"/>
    <w:rsid w:val="00FF0A82"/>
    <w:pPr>
      <w:numPr>
        <w:numId w:val="7"/>
      </w:numPr>
    </w:pPr>
  </w:style>
  <w:style w:type="paragraph" w:customStyle="1" w:styleId="CoverDetails1">
    <w:name w:val="Cover Details 1"/>
    <w:basedOn w:val="Normal"/>
    <w:next w:val="BodyText"/>
    <w:link w:val="CoverDetails1Char"/>
    <w:uiPriority w:val="12"/>
    <w:rsid w:val="00FF0A82"/>
    <w:pPr>
      <w:spacing w:after="120" w:line="264" w:lineRule="auto"/>
    </w:pPr>
    <w:rPr>
      <w:rFonts w:ascii="Arial" w:hAnsi="Arial"/>
      <w:b/>
      <w:sz w:val="26"/>
      <w:szCs w:val="18"/>
    </w:rPr>
  </w:style>
  <w:style w:type="paragraph" w:customStyle="1" w:styleId="AppendixH2">
    <w:name w:val="Appendix H2"/>
    <w:basedOn w:val="Heading2"/>
    <w:next w:val="BodyText"/>
    <w:uiPriority w:val="14"/>
    <w:qFormat/>
    <w:rsid w:val="00FF0A82"/>
    <w:pPr>
      <w:tabs>
        <w:tab w:val="num" w:pos="2268"/>
      </w:tabs>
      <w:spacing w:before="120" w:after="120" w:line="240" w:lineRule="auto"/>
      <w:ind w:left="851" w:hanging="1"/>
    </w:pPr>
    <w:rPr>
      <w:rFonts w:ascii="Arial" w:eastAsia="MS Gothic" w:hAnsi="Arial" w:cs="Times New Roman"/>
      <w:color w:val="160041"/>
      <w:szCs w:val="26"/>
    </w:rPr>
  </w:style>
  <w:style w:type="paragraph" w:customStyle="1" w:styleId="AppendixH3">
    <w:name w:val="Appendix H3"/>
    <w:basedOn w:val="Heading3"/>
    <w:next w:val="BodyText"/>
    <w:uiPriority w:val="14"/>
    <w:qFormat/>
    <w:rsid w:val="00FF0A82"/>
    <w:pPr>
      <w:tabs>
        <w:tab w:val="num" w:pos="2268"/>
      </w:tabs>
      <w:spacing w:before="240" w:after="240" w:line="240" w:lineRule="auto"/>
      <w:ind w:left="1276" w:hanging="1"/>
    </w:pPr>
    <w:rPr>
      <w:rFonts w:ascii="Arial" w:hAnsi="Arial" w:cs="Times New Roman"/>
      <w:color w:val="160041"/>
      <w:sz w:val="28"/>
      <w:szCs w:val="24"/>
    </w:rPr>
  </w:style>
  <w:style w:type="numbering" w:customStyle="1" w:styleId="ListAppendix1">
    <w:name w:val="List_Appendix1"/>
    <w:uiPriority w:val="99"/>
    <w:rsid w:val="00FF0A82"/>
    <w:pPr>
      <w:numPr>
        <w:numId w:val="3"/>
      </w:numPr>
    </w:pPr>
  </w:style>
  <w:style w:type="paragraph" w:styleId="FootnoteText">
    <w:name w:val="footnote text"/>
    <w:basedOn w:val="Normal"/>
    <w:link w:val="FootnoteTextChar"/>
    <w:uiPriority w:val="99"/>
    <w:rsid w:val="00FF0A82"/>
    <w:pPr>
      <w:spacing w:before="0" w:after="0" w:line="240" w:lineRule="auto"/>
    </w:pPr>
    <w:rPr>
      <w:rFonts w:ascii="Arial" w:hAnsi="Arial"/>
      <w:color w:val="auto"/>
      <w:sz w:val="16"/>
    </w:rPr>
  </w:style>
  <w:style w:type="character" w:customStyle="1" w:styleId="FootnoteTextChar">
    <w:name w:val="Footnote Text Char"/>
    <w:basedOn w:val="DefaultParagraphFont"/>
    <w:link w:val="FootnoteText"/>
    <w:uiPriority w:val="99"/>
    <w:rsid w:val="00FF0A82"/>
    <w:rPr>
      <w:rFonts w:ascii="Arial" w:hAnsi="Arial"/>
      <w:color w:val="auto"/>
      <w:sz w:val="16"/>
    </w:rPr>
  </w:style>
  <w:style w:type="character" w:styleId="FootnoteReference">
    <w:name w:val="footnote reference"/>
    <w:basedOn w:val="DefaultParagraphFont"/>
    <w:uiPriority w:val="99"/>
    <w:semiHidden/>
    <w:rsid w:val="00FF0A82"/>
    <w:rPr>
      <w:vertAlign w:val="superscript"/>
    </w:rPr>
  </w:style>
  <w:style w:type="paragraph" w:customStyle="1" w:styleId="PulloutText">
    <w:name w:val="Pullout Text"/>
    <w:basedOn w:val="Normal"/>
    <w:uiPriority w:val="7"/>
    <w:semiHidden/>
    <w:rsid w:val="00FF0A82"/>
    <w:pPr>
      <w:spacing w:after="120" w:line="264" w:lineRule="auto"/>
    </w:pPr>
    <w:rPr>
      <w:rFonts w:ascii="Arial" w:hAnsi="Arial"/>
      <w:color w:val="FFFFFF"/>
      <w:sz w:val="28"/>
      <w:szCs w:val="18"/>
    </w:rPr>
  </w:style>
  <w:style w:type="paragraph" w:styleId="BodyTextIndent">
    <w:name w:val="Body Text Indent"/>
    <w:basedOn w:val="Normal"/>
    <w:link w:val="BodyTextIndentChar"/>
    <w:semiHidden/>
    <w:rsid w:val="00FF0A82"/>
    <w:pPr>
      <w:spacing w:before="180" w:after="180" w:line="276" w:lineRule="auto"/>
      <w:ind w:left="851"/>
    </w:pPr>
    <w:rPr>
      <w:rFonts w:ascii="Arial" w:hAnsi="Arial"/>
      <w:color w:val="auto"/>
      <w:sz w:val="18"/>
      <w:szCs w:val="18"/>
    </w:rPr>
  </w:style>
  <w:style w:type="character" w:customStyle="1" w:styleId="BodyTextIndentChar">
    <w:name w:val="Body Text Indent Char"/>
    <w:basedOn w:val="DefaultParagraphFont"/>
    <w:link w:val="BodyTextIndent"/>
    <w:semiHidden/>
    <w:rsid w:val="00FF0A82"/>
    <w:rPr>
      <w:rFonts w:ascii="Arial" w:hAnsi="Arial"/>
      <w:color w:val="auto"/>
      <w:sz w:val="18"/>
      <w:szCs w:val="18"/>
    </w:rPr>
  </w:style>
  <w:style w:type="paragraph" w:customStyle="1" w:styleId="IntroParagraph">
    <w:name w:val="Intro Paragraph"/>
    <w:basedOn w:val="Normal"/>
    <w:qFormat/>
    <w:rsid w:val="00FF0A82"/>
    <w:pPr>
      <w:spacing w:before="240" w:after="240" w:line="240" w:lineRule="auto"/>
    </w:pPr>
    <w:rPr>
      <w:rFonts w:ascii="Arial" w:hAnsi="Arial"/>
      <w:color w:val="auto"/>
      <w:sz w:val="24"/>
      <w:szCs w:val="18"/>
    </w:rPr>
  </w:style>
  <w:style w:type="paragraph" w:customStyle="1" w:styleId="DividerSubtitle">
    <w:name w:val="Divider Subtitle"/>
    <w:basedOn w:val="Normal"/>
    <w:next w:val="BodyText"/>
    <w:uiPriority w:val="9"/>
    <w:semiHidden/>
    <w:rsid w:val="00FF0A82"/>
    <w:pPr>
      <w:spacing w:before="0" w:after="0" w:line="240" w:lineRule="auto"/>
    </w:pPr>
    <w:rPr>
      <w:rFonts w:ascii="Arial" w:hAnsi="Arial"/>
      <w:color w:val="FFFFFF"/>
      <w:sz w:val="28"/>
      <w:szCs w:val="18"/>
    </w:rPr>
  </w:style>
  <w:style w:type="paragraph" w:styleId="CommentSubject">
    <w:name w:val="annotation subject"/>
    <w:basedOn w:val="CommentText"/>
    <w:next w:val="CommentText"/>
    <w:link w:val="CommentSubjectChar"/>
    <w:uiPriority w:val="99"/>
    <w:semiHidden/>
    <w:unhideWhenUsed/>
    <w:rsid w:val="00FF0A82"/>
    <w:pPr>
      <w:spacing w:before="0" w:after="0" w:line="240" w:lineRule="auto"/>
    </w:pPr>
    <w:rPr>
      <w:rFonts w:ascii="Arial" w:hAnsi="Arial"/>
      <w:b/>
      <w:bCs/>
      <w:color w:val="auto"/>
      <w:sz w:val="18"/>
    </w:rPr>
  </w:style>
  <w:style w:type="character" w:customStyle="1" w:styleId="CommentSubjectChar">
    <w:name w:val="Comment Subject Char"/>
    <w:basedOn w:val="CommentTextChar"/>
    <w:link w:val="CommentSubject"/>
    <w:uiPriority w:val="99"/>
    <w:semiHidden/>
    <w:rsid w:val="00FF0A82"/>
    <w:rPr>
      <w:rFonts w:ascii="Arial" w:hAnsi="Arial"/>
      <w:b/>
      <w:bCs/>
      <w:color w:val="auto"/>
      <w:sz w:val="18"/>
      <w:szCs w:val="20"/>
    </w:rPr>
  </w:style>
  <w:style w:type="paragraph" w:customStyle="1" w:styleId="QuoteSource">
    <w:name w:val="Quote Source"/>
    <w:basedOn w:val="Quote"/>
    <w:uiPriority w:val="8"/>
    <w:semiHidden/>
    <w:rsid w:val="00FF0A82"/>
    <w:pPr>
      <w:spacing w:before="240" w:after="240" w:line="240" w:lineRule="auto"/>
      <w:ind w:left="567" w:right="567"/>
    </w:pPr>
    <w:rPr>
      <w:rFonts w:ascii="Arial" w:hAnsi="Arial" w:cs="Times New Roman"/>
      <w:i w:val="0"/>
      <w:color w:val="DE2726"/>
      <w:sz w:val="18"/>
      <w:szCs w:val="18"/>
    </w:rPr>
  </w:style>
  <w:style w:type="table" w:customStyle="1" w:styleId="RiotRedTable">
    <w:name w:val="Riot Red Table"/>
    <w:basedOn w:val="TableNormal"/>
    <w:uiPriority w:val="99"/>
    <w:rsid w:val="00FF0A82"/>
    <w:pPr>
      <w:spacing w:before="0" w:after="0" w:line="240" w:lineRule="auto"/>
    </w:pPr>
    <w:rPr>
      <w:rFonts w:ascii="Arial" w:hAnsi="Arial"/>
      <w:sz w:val="18"/>
      <w:szCs w:val="18"/>
    </w:rPr>
    <w:tblPr>
      <w:tblStyleRowBandSize w:val="1"/>
      <w:tblStyleColBandSize w:val="1"/>
      <w:tblBorders>
        <w:insideH w:val="single" w:sz="2" w:space="0" w:color="B3B2B1"/>
      </w:tblBorders>
      <w:tblCellMar>
        <w:left w:w="0" w:type="dxa"/>
        <w:right w:w="0" w:type="dxa"/>
      </w:tblCellMar>
    </w:tblPr>
    <w:tblStylePr w:type="firstRow">
      <w:rPr>
        <w:b w:val="0"/>
        <w:caps/>
        <w:smallCaps w:val="0"/>
        <w:color w:val="FFFFFF"/>
      </w:rPr>
      <w:tblPr/>
      <w:tcPr>
        <w:tcBorders>
          <w:top w:val="nil"/>
          <w:left w:val="nil"/>
          <w:bottom w:val="single" w:sz="24" w:space="0" w:color="FFFFFF"/>
          <w:right w:val="nil"/>
          <w:insideH w:val="nil"/>
          <w:insideV w:val="single" w:sz="2" w:space="0" w:color="FFFFFF"/>
          <w:tl2br w:val="nil"/>
          <w:tr2bl w:val="nil"/>
        </w:tcBorders>
        <w:shd w:val="clear" w:color="auto" w:fill="DE2726"/>
      </w:tcPr>
    </w:tblStylePr>
    <w:tblStylePr w:type="lastRow">
      <w:tblPr/>
      <w:tcPr>
        <w:shd w:val="clear" w:color="auto" w:fill="EAE9EB"/>
      </w:tcPr>
    </w:tblStylePr>
    <w:tblStylePr w:type="firstCol">
      <w:rPr>
        <w:caps/>
        <w:smallCaps w:val="0"/>
        <w:color w:val="FFFFFF"/>
      </w:rPr>
      <w:tblPr/>
      <w:tcPr>
        <w:tcBorders>
          <w:top w:val="single" w:sz="2" w:space="0" w:color="FFFFFF"/>
          <w:left w:val="nil"/>
          <w:bottom w:val="nil"/>
          <w:right w:val="single" w:sz="24" w:space="0" w:color="FFFFFF"/>
          <w:insideH w:val="single" w:sz="4" w:space="0" w:color="FFFFFF"/>
          <w:insideV w:val="nil"/>
          <w:tl2br w:val="nil"/>
          <w:tr2bl w:val="nil"/>
        </w:tcBorders>
        <w:shd w:val="clear" w:color="auto" w:fill="DE2726"/>
      </w:tcPr>
    </w:tblStylePr>
    <w:tblStylePr w:type="lastCol">
      <w:tblPr/>
      <w:tcPr>
        <w:shd w:val="clear" w:color="auto" w:fill="EAE9EB"/>
      </w:tcPr>
    </w:tblStylePr>
    <w:tblStylePr w:type="band1Vert">
      <w:tblPr/>
      <w:tcPr>
        <w:shd w:val="clear" w:color="auto" w:fill="EAE9EB"/>
      </w:tcPr>
    </w:tblStylePr>
    <w:tblStylePr w:type="band2Horz">
      <w:tblPr/>
      <w:tcPr>
        <w:shd w:val="clear" w:color="auto" w:fill="EAE9EB"/>
      </w:tcPr>
    </w:tblStylePr>
  </w:style>
  <w:style w:type="table" w:customStyle="1" w:styleId="RiotGreyTable">
    <w:name w:val="Riot Grey Table"/>
    <w:basedOn w:val="TableNormal"/>
    <w:uiPriority w:val="99"/>
    <w:rsid w:val="00FF0A82"/>
    <w:pPr>
      <w:spacing w:before="0" w:after="0" w:line="240" w:lineRule="auto"/>
    </w:pPr>
    <w:rPr>
      <w:rFonts w:ascii="Arial" w:hAnsi="Arial"/>
      <w:color w:val="auto"/>
      <w:sz w:val="18"/>
      <w:szCs w:val="18"/>
    </w:rPr>
    <w:tblPr>
      <w:tblStyleRowBandSize w:val="1"/>
      <w:tblStyleColBandSize w:val="1"/>
      <w:tblCellMar>
        <w:left w:w="0" w:type="dxa"/>
        <w:right w:w="0" w:type="dxa"/>
      </w:tblCellMar>
    </w:tblPr>
    <w:tblStylePr w:type="firstRow">
      <w:rPr>
        <w:color w:val="FFFFFF"/>
      </w:rPr>
      <w:tblPr/>
      <w:tcPr>
        <w:tcBorders>
          <w:top w:val="nil"/>
          <w:left w:val="nil"/>
          <w:bottom w:val="single" w:sz="24" w:space="0" w:color="FFFFFF"/>
          <w:right w:val="nil"/>
          <w:insideH w:val="nil"/>
          <w:insideV w:val="single" w:sz="2" w:space="0" w:color="FFFFFF"/>
          <w:tl2br w:val="nil"/>
          <w:tr2bl w:val="nil"/>
        </w:tcBorders>
        <w:shd w:val="clear" w:color="auto" w:fill="2A343E"/>
      </w:tcPr>
    </w:tblStylePr>
    <w:tblStylePr w:type="lastRow">
      <w:tblPr/>
      <w:tcPr>
        <w:shd w:val="clear" w:color="auto" w:fill="B9CEE3"/>
      </w:tcPr>
    </w:tblStylePr>
    <w:tblStylePr w:type="firstCol">
      <w:rPr>
        <w:color w:val="FFFFFF"/>
      </w:rPr>
      <w:tblPr/>
      <w:tcPr>
        <w:tcBorders>
          <w:top w:val="nil"/>
          <w:left w:val="nil"/>
          <w:bottom w:val="nil"/>
          <w:right w:val="single" w:sz="24" w:space="0" w:color="FFFFFF"/>
          <w:insideH w:val="single" w:sz="4" w:space="0" w:color="FFFFFF"/>
          <w:insideV w:val="nil"/>
          <w:tl2br w:val="nil"/>
          <w:tr2bl w:val="nil"/>
        </w:tcBorders>
        <w:shd w:val="clear" w:color="auto" w:fill="2A343E"/>
      </w:tcPr>
    </w:tblStylePr>
    <w:tblStylePr w:type="lastCol">
      <w:tblPr/>
      <w:tcPr>
        <w:shd w:val="clear" w:color="auto" w:fill="B9CEE3"/>
      </w:tcPr>
    </w:tblStylePr>
    <w:tblStylePr w:type="band1Vert">
      <w:tblPr/>
      <w:tcPr>
        <w:shd w:val="clear" w:color="auto" w:fill="EAE9EB"/>
      </w:tcPr>
    </w:tblStylePr>
    <w:tblStylePr w:type="band1Horz">
      <w:tblPr/>
      <w:tcPr>
        <w:shd w:val="clear" w:color="auto" w:fill="EAE9EB"/>
      </w:tcPr>
    </w:tblStylePr>
  </w:style>
  <w:style w:type="paragraph" w:customStyle="1" w:styleId="Title2">
    <w:name w:val="Title 2"/>
    <w:basedOn w:val="Title"/>
    <w:next w:val="BodyText"/>
    <w:link w:val="Title2Char"/>
    <w:uiPriority w:val="10"/>
    <w:rsid w:val="00FF0A82"/>
    <w:pPr>
      <w:spacing w:before="3760" w:after="480" w:line="192" w:lineRule="auto"/>
      <w:ind w:left="0"/>
      <w:jc w:val="left"/>
    </w:pPr>
    <w:rPr>
      <w:rFonts w:ascii="Arial Narrow" w:eastAsia="MS Gothic" w:hAnsi="Arial Narrow" w:cs="Times New Roman"/>
      <w:b/>
      <w:caps/>
      <w:color w:val="FFFFFF"/>
      <w:sz w:val="140"/>
      <w:szCs w:val="56"/>
    </w:rPr>
  </w:style>
  <w:style w:type="paragraph" w:customStyle="1" w:styleId="Subtitle2">
    <w:name w:val="Subtitle 2"/>
    <w:basedOn w:val="Subtitle"/>
    <w:next w:val="BodyText"/>
    <w:link w:val="Subtitle2Char"/>
    <w:uiPriority w:val="11"/>
    <w:rsid w:val="00FF0A82"/>
    <w:pPr>
      <w:numPr>
        <w:ilvl w:val="1"/>
      </w:numPr>
      <w:spacing w:before="480" w:after="1440" w:line="312" w:lineRule="auto"/>
      <w:ind w:left="4820" w:right="2975"/>
      <w:jc w:val="left"/>
    </w:pPr>
    <w:rPr>
      <w:rFonts w:eastAsia="MS Mincho" w:cs="Times New Roman"/>
      <w:color w:val="FFFFFF"/>
      <w:sz w:val="28"/>
      <w:szCs w:val="18"/>
    </w:rPr>
  </w:style>
  <w:style w:type="character" w:customStyle="1" w:styleId="Title2Char">
    <w:name w:val="Title 2 Char"/>
    <w:basedOn w:val="TitleChar"/>
    <w:link w:val="Title2"/>
    <w:uiPriority w:val="10"/>
    <w:rsid w:val="00FF0A82"/>
    <w:rPr>
      <w:rFonts w:ascii="Arial Narrow" w:eastAsia="MS Gothic" w:hAnsi="Arial Narrow" w:cs="Times New Roman"/>
      <w:b/>
      <w:caps/>
      <w:color w:val="FFFFFF"/>
      <w:sz w:val="140"/>
      <w:szCs w:val="56"/>
    </w:rPr>
  </w:style>
  <w:style w:type="paragraph" w:customStyle="1" w:styleId="CoverDetails3">
    <w:name w:val="Cover Details 3"/>
    <w:basedOn w:val="CoverDetails1"/>
    <w:link w:val="CoverDetails3Char"/>
    <w:uiPriority w:val="12"/>
    <w:rsid w:val="00FF0A82"/>
    <w:rPr>
      <w:color w:val="FFFFFF"/>
    </w:rPr>
  </w:style>
  <w:style w:type="paragraph" w:customStyle="1" w:styleId="TOC71">
    <w:name w:val="TOC 71"/>
    <w:basedOn w:val="Normal"/>
    <w:next w:val="Normal"/>
    <w:uiPriority w:val="39"/>
    <w:unhideWhenUsed/>
    <w:rsid w:val="00FF0A82"/>
    <w:pPr>
      <w:pBdr>
        <w:between w:val="single" w:sz="4" w:space="1" w:color="080E14"/>
      </w:pBdr>
      <w:tabs>
        <w:tab w:val="left" w:pos="1701"/>
      </w:tabs>
      <w:spacing w:after="60" w:line="240" w:lineRule="auto"/>
      <w:ind w:left="1701" w:hanging="1701"/>
    </w:pPr>
    <w:rPr>
      <w:rFonts w:ascii="Arial" w:eastAsia="MS Mincho" w:hAnsi="Arial"/>
      <w:b/>
      <w:noProof/>
      <w:sz w:val="24"/>
      <w:szCs w:val="18"/>
      <w:lang w:eastAsia="en-AU"/>
    </w:rPr>
  </w:style>
  <w:style w:type="paragraph" w:customStyle="1" w:styleId="AppendixTableCaption">
    <w:name w:val="Appendix Table Caption"/>
    <w:basedOn w:val="TableCaption"/>
    <w:next w:val="BodyText"/>
    <w:uiPriority w:val="15"/>
    <w:qFormat/>
    <w:rsid w:val="00FF0A82"/>
    <w:pPr>
      <w:tabs>
        <w:tab w:val="clear" w:pos="1134"/>
      </w:tabs>
      <w:spacing w:before="240" w:line="240" w:lineRule="auto"/>
      <w:ind w:left="0" w:firstLine="0"/>
    </w:pPr>
    <w:rPr>
      <w:rFonts w:ascii="Arial" w:hAnsi="Arial"/>
      <w:b w:val="0"/>
      <w:bCs w:val="0"/>
      <w:sz w:val="18"/>
      <w:szCs w:val="18"/>
    </w:rPr>
  </w:style>
  <w:style w:type="paragraph" w:customStyle="1" w:styleId="AppendixFigureCaption">
    <w:name w:val="Appendix Figure Caption"/>
    <w:basedOn w:val="Caption"/>
    <w:next w:val="FigureStyle"/>
    <w:uiPriority w:val="15"/>
    <w:qFormat/>
    <w:rsid w:val="00FF0A82"/>
    <w:pPr>
      <w:keepNext/>
      <w:tabs>
        <w:tab w:val="clear" w:pos="1134"/>
      </w:tabs>
      <w:spacing w:before="240" w:after="120" w:line="240" w:lineRule="auto"/>
      <w:ind w:left="0" w:firstLine="0"/>
      <w:jc w:val="center"/>
    </w:pPr>
    <w:rPr>
      <w:rFonts w:ascii="Arial" w:hAnsi="Arial"/>
      <w:b w:val="0"/>
      <w:color w:val="080E14"/>
      <w:sz w:val="18"/>
    </w:rPr>
  </w:style>
  <w:style w:type="paragraph" w:customStyle="1" w:styleId="TableSubheading">
    <w:name w:val="Table Subheading"/>
    <w:basedOn w:val="TableHeading"/>
    <w:uiPriority w:val="3"/>
    <w:qFormat/>
    <w:rsid w:val="00FF0A82"/>
    <w:rPr>
      <w:color w:val="080E14"/>
    </w:rPr>
  </w:style>
  <w:style w:type="paragraph" w:styleId="TOC9">
    <w:name w:val="toc 9"/>
    <w:basedOn w:val="Normal"/>
    <w:next w:val="Normal"/>
    <w:uiPriority w:val="39"/>
    <w:rsid w:val="00FF0A82"/>
    <w:pPr>
      <w:tabs>
        <w:tab w:val="left" w:pos="1418"/>
        <w:tab w:val="right" w:leader="dot" w:pos="9633"/>
      </w:tabs>
      <w:spacing w:before="60" w:after="60" w:line="240" w:lineRule="auto"/>
      <w:ind w:left="1418" w:right="567" w:hanging="1418"/>
    </w:pPr>
    <w:rPr>
      <w:rFonts w:ascii="Arial" w:hAnsi="Arial"/>
      <w:color w:val="auto"/>
      <w:sz w:val="18"/>
      <w:szCs w:val="18"/>
    </w:rPr>
  </w:style>
  <w:style w:type="paragraph" w:customStyle="1" w:styleId="AppendixH1">
    <w:name w:val="Appendix H1"/>
    <w:basedOn w:val="Normal"/>
    <w:next w:val="BodyText"/>
    <w:uiPriority w:val="14"/>
    <w:qFormat/>
    <w:rsid w:val="00FF0A82"/>
    <w:pPr>
      <w:spacing w:before="360" w:after="120" w:line="240" w:lineRule="auto"/>
      <w:ind w:left="425"/>
      <w:outlineLvl w:val="0"/>
    </w:pPr>
    <w:rPr>
      <w:rFonts w:ascii="Arial Narrow" w:hAnsi="Arial Narrow"/>
      <w:b/>
      <w:sz w:val="48"/>
      <w:szCs w:val="18"/>
    </w:rPr>
  </w:style>
  <w:style w:type="paragraph" w:customStyle="1" w:styleId="AttachmentH1">
    <w:name w:val="Attachment H1"/>
    <w:basedOn w:val="Normal"/>
    <w:next w:val="BodyText"/>
    <w:uiPriority w:val="14"/>
    <w:semiHidden/>
    <w:rsid w:val="00FF0A82"/>
    <w:pPr>
      <w:numPr>
        <w:numId w:val="21"/>
      </w:numPr>
      <w:tabs>
        <w:tab w:val="num" w:pos="397"/>
      </w:tabs>
      <w:spacing w:before="360" w:after="240" w:line="240" w:lineRule="auto"/>
      <w:ind w:left="397" w:hanging="284"/>
      <w:outlineLvl w:val="0"/>
    </w:pPr>
    <w:rPr>
      <w:rFonts w:ascii="Arial" w:hAnsi="Arial"/>
      <w:b/>
      <w:color w:val="auto"/>
      <w:sz w:val="32"/>
      <w:szCs w:val="18"/>
    </w:rPr>
  </w:style>
  <w:style w:type="paragraph" w:customStyle="1" w:styleId="AttachmentH2">
    <w:name w:val="Attachment H2"/>
    <w:basedOn w:val="Heading2"/>
    <w:next w:val="BodyText"/>
    <w:uiPriority w:val="14"/>
    <w:semiHidden/>
    <w:rsid w:val="00FF0A82"/>
    <w:pPr>
      <w:numPr>
        <w:ilvl w:val="1"/>
        <w:numId w:val="21"/>
      </w:numPr>
      <w:tabs>
        <w:tab w:val="num" w:pos="680"/>
        <w:tab w:val="num" w:pos="2268"/>
      </w:tabs>
      <w:spacing w:before="120" w:after="120" w:line="240" w:lineRule="auto"/>
      <w:ind w:left="680" w:hanging="283"/>
    </w:pPr>
    <w:rPr>
      <w:rFonts w:ascii="Arial" w:eastAsia="MS Gothic" w:hAnsi="Arial" w:cs="Times New Roman"/>
      <w:color w:val="160041"/>
      <w:szCs w:val="26"/>
    </w:rPr>
  </w:style>
  <w:style w:type="paragraph" w:customStyle="1" w:styleId="AttachmentH3">
    <w:name w:val="Attachment H3"/>
    <w:basedOn w:val="Heading3"/>
    <w:next w:val="BodyText"/>
    <w:uiPriority w:val="14"/>
    <w:semiHidden/>
    <w:rsid w:val="00FF0A82"/>
    <w:pPr>
      <w:numPr>
        <w:ilvl w:val="2"/>
        <w:numId w:val="21"/>
      </w:numPr>
      <w:tabs>
        <w:tab w:val="num" w:pos="0"/>
        <w:tab w:val="num" w:pos="2268"/>
      </w:tabs>
      <w:spacing w:before="240" w:after="240" w:line="240" w:lineRule="auto"/>
      <w:ind w:left="0" w:firstLine="0"/>
    </w:pPr>
    <w:rPr>
      <w:rFonts w:ascii="Arial" w:hAnsi="Arial" w:cs="Times New Roman"/>
      <w:color w:val="160041"/>
      <w:sz w:val="28"/>
      <w:szCs w:val="24"/>
    </w:rPr>
  </w:style>
  <w:style w:type="numbering" w:customStyle="1" w:styleId="ListAttachment">
    <w:name w:val="List_Attachment"/>
    <w:uiPriority w:val="99"/>
    <w:rsid w:val="00FF0A82"/>
    <w:pPr>
      <w:numPr>
        <w:numId w:val="19"/>
      </w:numPr>
    </w:pPr>
  </w:style>
  <w:style w:type="character" w:customStyle="1" w:styleId="Heading8Char">
    <w:name w:val="Heading 8 Char"/>
    <w:basedOn w:val="DefaultParagraphFont"/>
    <w:link w:val="Heading8"/>
    <w:uiPriority w:val="99"/>
    <w:rsid w:val="00FF0A82"/>
    <w:rPr>
      <w:rFonts w:eastAsia="MS Gothic" w:cs="Times New Roman"/>
      <w:color w:val="272727"/>
      <w:sz w:val="20"/>
      <w:szCs w:val="21"/>
    </w:rPr>
  </w:style>
  <w:style w:type="paragraph" w:customStyle="1" w:styleId="CoverDetails2">
    <w:name w:val="Cover Details 2"/>
    <w:basedOn w:val="BodyText"/>
    <w:next w:val="BodyText"/>
    <w:link w:val="CoverDetails2Char"/>
    <w:uiPriority w:val="12"/>
    <w:rsid w:val="00FF0A82"/>
    <w:pPr>
      <w:spacing w:line="300" w:lineRule="auto"/>
      <w:jc w:val="right"/>
    </w:pPr>
    <w:rPr>
      <w:rFonts w:ascii="Arial" w:hAnsi="Arial"/>
      <w:b/>
      <w:sz w:val="32"/>
      <w:szCs w:val="18"/>
    </w:rPr>
  </w:style>
  <w:style w:type="character" w:customStyle="1" w:styleId="Subtitle2Char">
    <w:name w:val="Subtitle 2 Char"/>
    <w:basedOn w:val="SubtitleChar"/>
    <w:link w:val="Subtitle2"/>
    <w:uiPriority w:val="11"/>
    <w:rsid w:val="00FF0A82"/>
    <w:rPr>
      <w:rFonts w:asciiTheme="minorHAnsi" w:eastAsia="MS Mincho" w:hAnsiTheme="minorHAnsi" w:cs="Times New Roman"/>
      <w:color w:val="FFFFFF"/>
      <w:sz w:val="28"/>
      <w:szCs w:val="18"/>
    </w:rPr>
  </w:style>
  <w:style w:type="character" w:customStyle="1" w:styleId="CoverDetails2Char">
    <w:name w:val="Cover Details 2 Char"/>
    <w:basedOn w:val="BodyTextChar"/>
    <w:link w:val="CoverDetails2"/>
    <w:uiPriority w:val="12"/>
    <w:rsid w:val="00FF0A82"/>
    <w:rPr>
      <w:rFonts w:ascii="Arial" w:hAnsi="Arial"/>
      <w:b/>
      <w:sz w:val="32"/>
      <w:szCs w:val="18"/>
    </w:rPr>
  </w:style>
  <w:style w:type="paragraph" w:customStyle="1" w:styleId="CoverDetails4">
    <w:name w:val="Cover Details 4"/>
    <w:basedOn w:val="CoverDetails2"/>
    <w:next w:val="BodyText"/>
    <w:link w:val="CoverDetails4Char"/>
    <w:uiPriority w:val="12"/>
    <w:rsid w:val="00FF0A82"/>
  </w:style>
  <w:style w:type="character" w:customStyle="1" w:styleId="CoverDetails1Char">
    <w:name w:val="Cover Details 1 Char"/>
    <w:basedOn w:val="DefaultParagraphFont"/>
    <w:link w:val="CoverDetails1"/>
    <w:uiPriority w:val="12"/>
    <w:rsid w:val="00FF0A82"/>
    <w:rPr>
      <w:rFonts w:ascii="Arial" w:hAnsi="Arial"/>
      <w:b/>
      <w:sz w:val="26"/>
      <w:szCs w:val="18"/>
    </w:rPr>
  </w:style>
  <w:style w:type="character" w:customStyle="1" w:styleId="CoverDetails3Char">
    <w:name w:val="Cover Details 3 Char"/>
    <w:basedOn w:val="CoverDetails1Char"/>
    <w:link w:val="CoverDetails3"/>
    <w:uiPriority w:val="12"/>
    <w:rsid w:val="00FF0A82"/>
    <w:rPr>
      <w:rFonts w:ascii="Arial" w:hAnsi="Arial"/>
      <w:b/>
      <w:color w:val="FFFFFF"/>
      <w:sz w:val="26"/>
      <w:szCs w:val="18"/>
    </w:rPr>
  </w:style>
  <w:style w:type="paragraph" w:customStyle="1" w:styleId="CoverDetails5">
    <w:name w:val="Cover Details 5"/>
    <w:basedOn w:val="BodyText"/>
    <w:next w:val="BodyText"/>
    <w:link w:val="CoverDetails5Char"/>
    <w:uiPriority w:val="12"/>
    <w:rsid w:val="00FF0A82"/>
    <w:pPr>
      <w:spacing w:after="480" w:line="300" w:lineRule="auto"/>
    </w:pPr>
    <w:rPr>
      <w:rFonts w:ascii="Arial" w:hAnsi="Arial"/>
      <w:sz w:val="32"/>
      <w:szCs w:val="18"/>
    </w:rPr>
  </w:style>
  <w:style w:type="character" w:customStyle="1" w:styleId="CoverDetails4Char">
    <w:name w:val="Cover Details 4 Char"/>
    <w:basedOn w:val="CoverDetails2Char"/>
    <w:link w:val="CoverDetails4"/>
    <w:uiPriority w:val="12"/>
    <w:rsid w:val="00FF0A82"/>
    <w:rPr>
      <w:rFonts w:ascii="Arial" w:hAnsi="Arial"/>
      <w:b/>
      <w:sz w:val="32"/>
      <w:szCs w:val="18"/>
    </w:rPr>
  </w:style>
  <w:style w:type="paragraph" w:customStyle="1" w:styleId="CoverDetails6">
    <w:name w:val="Cover Details 6"/>
    <w:basedOn w:val="BodyText"/>
    <w:next w:val="BodyText"/>
    <w:link w:val="CoverDetails6Char"/>
    <w:uiPriority w:val="12"/>
    <w:rsid w:val="00FF0A82"/>
    <w:pPr>
      <w:spacing w:before="0" w:after="240" w:line="300" w:lineRule="auto"/>
      <w:contextualSpacing/>
    </w:pPr>
    <w:rPr>
      <w:rFonts w:ascii="Arial" w:hAnsi="Arial"/>
      <w:b/>
      <w:sz w:val="28"/>
      <w:szCs w:val="18"/>
    </w:rPr>
  </w:style>
  <w:style w:type="character" w:customStyle="1" w:styleId="CoverDetails5Char">
    <w:name w:val="Cover Details 5 Char"/>
    <w:basedOn w:val="BodyTextChar"/>
    <w:link w:val="CoverDetails5"/>
    <w:uiPriority w:val="12"/>
    <w:rsid w:val="00FF0A82"/>
    <w:rPr>
      <w:rFonts w:ascii="Arial" w:hAnsi="Arial"/>
      <w:sz w:val="32"/>
      <w:szCs w:val="18"/>
    </w:rPr>
  </w:style>
  <w:style w:type="paragraph" w:customStyle="1" w:styleId="CoverDetails7">
    <w:name w:val="Cover Details 7"/>
    <w:basedOn w:val="BodyText"/>
    <w:next w:val="BodyText"/>
    <w:link w:val="CoverDetails7Char"/>
    <w:uiPriority w:val="12"/>
    <w:rsid w:val="00FF0A82"/>
    <w:pPr>
      <w:spacing w:before="60" w:after="60" w:line="300" w:lineRule="auto"/>
    </w:pPr>
    <w:rPr>
      <w:rFonts w:ascii="Arial" w:hAnsi="Arial"/>
      <w:szCs w:val="18"/>
    </w:rPr>
  </w:style>
  <w:style w:type="character" w:customStyle="1" w:styleId="CoverDetails6Char">
    <w:name w:val="Cover Details 6 Char"/>
    <w:basedOn w:val="BodyTextChar"/>
    <w:link w:val="CoverDetails6"/>
    <w:uiPriority w:val="12"/>
    <w:rsid w:val="00FF0A82"/>
    <w:rPr>
      <w:rFonts w:ascii="Arial" w:hAnsi="Arial"/>
      <w:b/>
      <w:sz w:val="28"/>
      <w:szCs w:val="18"/>
    </w:rPr>
  </w:style>
  <w:style w:type="paragraph" w:customStyle="1" w:styleId="CoverDetails8">
    <w:name w:val="Cover Details 8"/>
    <w:basedOn w:val="BodyText"/>
    <w:next w:val="BodyText"/>
    <w:link w:val="CoverDetails8Char"/>
    <w:uiPriority w:val="12"/>
    <w:rsid w:val="00FF0A82"/>
    <w:pPr>
      <w:spacing w:line="300" w:lineRule="auto"/>
    </w:pPr>
    <w:rPr>
      <w:rFonts w:ascii="Arial" w:hAnsi="Arial"/>
      <w:b/>
      <w:sz w:val="32"/>
      <w:szCs w:val="18"/>
    </w:rPr>
  </w:style>
  <w:style w:type="character" w:customStyle="1" w:styleId="CoverDetails7Char">
    <w:name w:val="Cover Details 7 Char"/>
    <w:basedOn w:val="BodyTextChar"/>
    <w:link w:val="CoverDetails7"/>
    <w:uiPriority w:val="12"/>
    <w:rsid w:val="00FF0A82"/>
    <w:rPr>
      <w:rFonts w:ascii="Arial" w:hAnsi="Arial"/>
      <w:szCs w:val="18"/>
    </w:rPr>
  </w:style>
  <w:style w:type="paragraph" w:customStyle="1" w:styleId="CoverDetails9">
    <w:name w:val="Cover Details 9"/>
    <w:basedOn w:val="CoverDetails5"/>
    <w:next w:val="BodyText"/>
    <w:link w:val="CoverDetails9Char"/>
    <w:uiPriority w:val="12"/>
    <w:rsid w:val="00FF0A82"/>
    <w:rPr>
      <w:color w:val="FFFFFF"/>
    </w:rPr>
  </w:style>
  <w:style w:type="character" w:customStyle="1" w:styleId="CoverDetails8Char">
    <w:name w:val="Cover Details 8 Char"/>
    <w:basedOn w:val="BodyTextChar"/>
    <w:link w:val="CoverDetails8"/>
    <w:uiPriority w:val="12"/>
    <w:rsid w:val="00FF0A82"/>
    <w:rPr>
      <w:rFonts w:ascii="Arial" w:hAnsi="Arial"/>
      <w:b/>
      <w:sz w:val="32"/>
      <w:szCs w:val="18"/>
    </w:rPr>
  </w:style>
  <w:style w:type="paragraph" w:customStyle="1" w:styleId="CoverDetails10">
    <w:name w:val="Cover Details 10"/>
    <w:basedOn w:val="CoverDetails6"/>
    <w:next w:val="BodyText"/>
    <w:link w:val="CoverDetails10Char"/>
    <w:uiPriority w:val="12"/>
    <w:rsid w:val="00FF0A82"/>
  </w:style>
  <w:style w:type="character" w:customStyle="1" w:styleId="CoverDetails9Char">
    <w:name w:val="Cover Details 9 Char"/>
    <w:basedOn w:val="CoverDetails5Char"/>
    <w:link w:val="CoverDetails9"/>
    <w:uiPriority w:val="12"/>
    <w:rsid w:val="00FF0A82"/>
    <w:rPr>
      <w:rFonts w:ascii="Arial" w:hAnsi="Arial"/>
      <w:color w:val="FFFFFF"/>
      <w:sz w:val="32"/>
      <w:szCs w:val="18"/>
    </w:rPr>
  </w:style>
  <w:style w:type="paragraph" w:customStyle="1" w:styleId="CoverDetails11">
    <w:name w:val="Cover Details 11"/>
    <w:basedOn w:val="CoverDetails7"/>
    <w:next w:val="BodyText"/>
    <w:link w:val="CoverDetails11Char"/>
    <w:uiPriority w:val="12"/>
    <w:rsid w:val="00FF0A82"/>
  </w:style>
  <w:style w:type="character" w:customStyle="1" w:styleId="CoverDetails10Char">
    <w:name w:val="Cover Details 10 Char"/>
    <w:basedOn w:val="CoverDetails6Char"/>
    <w:link w:val="CoverDetails10"/>
    <w:uiPriority w:val="12"/>
    <w:rsid w:val="00FF0A82"/>
    <w:rPr>
      <w:rFonts w:ascii="Arial" w:hAnsi="Arial"/>
      <w:b/>
      <w:sz w:val="28"/>
      <w:szCs w:val="18"/>
    </w:rPr>
  </w:style>
  <w:style w:type="paragraph" w:customStyle="1" w:styleId="CoverDetails12">
    <w:name w:val="Cover Details 12"/>
    <w:basedOn w:val="CoverDetails8"/>
    <w:next w:val="BodyText"/>
    <w:link w:val="CoverDetails12Char"/>
    <w:uiPriority w:val="12"/>
    <w:rsid w:val="00FF0A82"/>
    <w:pPr>
      <w:spacing w:before="520"/>
    </w:pPr>
    <w:rPr>
      <w:color w:val="FFFFFF"/>
    </w:rPr>
  </w:style>
  <w:style w:type="character" w:customStyle="1" w:styleId="CoverDetails11Char">
    <w:name w:val="Cover Details 11 Char"/>
    <w:basedOn w:val="CoverDetails7Char"/>
    <w:link w:val="CoverDetails11"/>
    <w:uiPriority w:val="12"/>
    <w:rsid w:val="00FF0A82"/>
    <w:rPr>
      <w:rFonts w:ascii="Arial" w:hAnsi="Arial"/>
      <w:szCs w:val="18"/>
    </w:rPr>
  </w:style>
  <w:style w:type="character" w:customStyle="1" w:styleId="CoverDetails12Char">
    <w:name w:val="Cover Details 12 Char"/>
    <w:basedOn w:val="CoverDetails8Char"/>
    <w:link w:val="CoverDetails12"/>
    <w:uiPriority w:val="12"/>
    <w:rsid w:val="00FF0A82"/>
    <w:rPr>
      <w:rFonts w:ascii="Arial" w:hAnsi="Arial"/>
      <w:b/>
      <w:color w:val="FFFFFF"/>
      <w:sz w:val="32"/>
      <w:szCs w:val="18"/>
    </w:rPr>
  </w:style>
  <w:style w:type="table" w:customStyle="1" w:styleId="TableRiotSolutions">
    <w:name w:val="Table Riot Solutions"/>
    <w:basedOn w:val="TableNormal"/>
    <w:uiPriority w:val="99"/>
    <w:rsid w:val="00FF0A82"/>
    <w:pPr>
      <w:spacing w:before="0" w:after="0" w:line="240" w:lineRule="auto"/>
    </w:pPr>
    <w:rPr>
      <w:rFonts w:ascii="Arial" w:hAnsi="Arial"/>
      <w:color w:val="auto"/>
      <w:sz w:val="22"/>
      <w:szCs w:val="22"/>
    </w:rPr>
    <w:tblPr>
      <w:tblStyleRowBandSize w:val="1"/>
      <w:tblStyleColBandSize w:val="1"/>
      <w:tblBorders>
        <w:top w:val="single" w:sz="4" w:space="0" w:color="B3B2B1"/>
        <w:left w:val="single" w:sz="4" w:space="0" w:color="B3B2B1"/>
        <w:bottom w:val="single" w:sz="4" w:space="0" w:color="B3B2B1"/>
        <w:right w:val="single" w:sz="4" w:space="0" w:color="B3B2B1"/>
        <w:insideH w:val="single" w:sz="4" w:space="0" w:color="B3B2B1"/>
        <w:insideV w:val="single" w:sz="4" w:space="0" w:color="B3B2B1"/>
      </w:tblBorders>
      <w:tblCellMar>
        <w:left w:w="0" w:type="dxa"/>
        <w:right w:w="0" w:type="dxa"/>
      </w:tblCellMar>
    </w:tblPr>
    <w:tblStylePr w:type="firstRow">
      <w:rPr>
        <w:color w:val="FFFFFF"/>
      </w:rPr>
      <w:tblPr/>
      <w:tcPr>
        <w:tcBorders>
          <w:top w:val="single" w:sz="4" w:space="0" w:color="B3B2B1"/>
          <w:left w:val="single" w:sz="4" w:space="0" w:color="B3B2B1"/>
          <w:bottom w:val="single" w:sz="48" w:space="0" w:color="FFFFFF"/>
          <w:right w:val="single" w:sz="4" w:space="0" w:color="B3B2B1"/>
          <w:insideH w:val="nil"/>
          <w:insideV w:val="single" w:sz="4" w:space="0" w:color="FFFFFF"/>
          <w:tl2br w:val="nil"/>
          <w:tr2bl w:val="nil"/>
        </w:tcBorders>
        <w:shd w:val="clear" w:color="auto" w:fill="080E14"/>
      </w:tcPr>
    </w:tblStylePr>
    <w:tblStylePr w:type="lastRow">
      <w:tblPr/>
      <w:tcPr>
        <w:shd w:val="clear" w:color="auto" w:fill="EAE9EB"/>
      </w:tcPr>
    </w:tblStylePr>
    <w:tblStylePr w:type="firstCol">
      <w:rPr>
        <w:color w:val="auto"/>
      </w:rPr>
      <w:tblPr/>
      <w:tcPr>
        <w:shd w:val="clear" w:color="auto" w:fill="E7E6E6"/>
      </w:tcPr>
    </w:tblStylePr>
    <w:tblStylePr w:type="lastCol">
      <w:tblPr/>
      <w:tcPr>
        <w:shd w:val="clear" w:color="auto" w:fill="EAE9EB"/>
      </w:tcPr>
    </w:tblStylePr>
    <w:tblStylePr w:type="band2Vert">
      <w:tblPr/>
      <w:tcPr>
        <w:shd w:val="clear" w:color="auto" w:fill="EAE9EB"/>
      </w:tcPr>
    </w:tblStylePr>
    <w:tblStylePr w:type="band2Horz">
      <w:tblPr/>
      <w:tcPr>
        <w:shd w:val="clear" w:color="auto" w:fill="EAE9EB"/>
      </w:tcPr>
    </w:tblStylePr>
  </w:style>
  <w:style w:type="paragraph" w:customStyle="1" w:styleId="TableHeadingLarge">
    <w:name w:val="Table Heading Large"/>
    <w:basedOn w:val="TableHeading"/>
    <w:uiPriority w:val="3"/>
    <w:qFormat/>
    <w:rsid w:val="00FF0A82"/>
    <w:pPr>
      <w:spacing w:before="120" w:after="120"/>
    </w:pPr>
    <w:rPr>
      <w:color w:val="FFFFFF"/>
      <w:sz w:val="28"/>
      <w:szCs w:val="22"/>
      <w:lang w:val="en-US"/>
    </w:rPr>
  </w:style>
  <w:style w:type="table" w:customStyle="1" w:styleId="TableGridLight1">
    <w:name w:val="Table Grid Light1"/>
    <w:basedOn w:val="TableNormal"/>
    <w:next w:val="TableGridLight"/>
    <w:uiPriority w:val="40"/>
    <w:rsid w:val="00FF0A82"/>
    <w:pPr>
      <w:spacing w:before="0" w:after="0" w:line="240" w:lineRule="auto"/>
    </w:pPr>
    <w:rPr>
      <w:rFonts w:ascii="Arial" w:hAnsi="Arial"/>
      <w:color w:val="auto"/>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5Dark-Accent21">
    <w:name w:val="Grid Table 5 Dark - Accent 21"/>
    <w:basedOn w:val="TableNormal"/>
    <w:next w:val="GridTable5Dark-Accent2"/>
    <w:uiPriority w:val="50"/>
    <w:rsid w:val="00FF0A82"/>
    <w:pPr>
      <w:spacing w:before="0" w:after="0" w:line="240" w:lineRule="auto"/>
    </w:pPr>
    <w:rPr>
      <w:rFonts w:ascii="Arial" w:hAnsi="Arial"/>
      <w:color w:val="auto"/>
      <w:sz w:val="22"/>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80E1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80E1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80E1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80E14"/>
      </w:tcPr>
    </w:tblStylePr>
    <w:tblStylePr w:type="band1Vert">
      <w:tblPr/>
      <w:tcPr>
        <w:shd w:val="clear" w:color="auto" w:fill="759EC7"/>
      </w:tcPr>
    </w:tblStylePr>
    <w:tblStylePr w:type="band1Horz">
      <w:tblPr/>
      <w:tcPr>
        <w:shd w:val="clear" w:color="auto" w:fill="759EC7"/>
      </w:tcPr>
    </w:tblStylePr>
  </w:style>
  <w:style w:type="table" w:customStyle="1" w:styleId="GridTable4-Accent21">
    <w:name w:val="Grid Table 4 - Accent 21"/>
    <w:basedOn w:val="TableNormal"/>
    <w:next w:val="GridTable4-Accent2"/>
    <w:uiPriority w:val="49"/>
    <w:rsid w:val="00FF0A82"/>
    <w:pPr>
      <w:spacing w:before="0" w:after="0" w:line="240" w:lineRule="auto"/>
    </w:pPr>
    <w:rPr>
      <w:rFonts w:ascii="Arial" w:hAnsi="Arial"/>
      <w:color w:val="auto"/>
      <w:sz w:val="18"/>
      <w:szCs w:val="18"/>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color w:val="FFFFFF"/>
      </w:rPr>
      <w:tblPr/>
      <w:tcPr>
        <w:tcBorders>
          <w:top w:val="single" w:sz="4" w:space="0" w:color="080E14"/>
          <w:left w:val="single" w:sz="4" w:space="0" w:color="080E14"/>
          <w:bottom w:val="single" w:sz="4" w:space="0" w:color="080E14"/>
          <w:right w:val="single" w:sz="4" w:space="0" w:color="080E14"/>
          <w:insideH w:val="nil"/>
          <w:insideV w:val="nil"/>
        </w:tcBorders>
        <w:shd w:val="clear" w:color="auto" w:fill="080E14"/>
      </w:tcPr>
    </w:tblStylePr>
    <w:tblStylePr w:type="lastRow">
      <w:rPr>
        <w:b/>
        <w:bCs/>
      </w:rPr>
      <w:tblPr/>
      <w:tcPr>
        <w:tcBorders>
          <w:top w:val="double" w:sz="4" w:space="0" w:color="080E14"/>
        </w:tcBorders>
      </w:tcPr>
    </w:tblStylePr>
    <w:tblStylePr w:type="firstCol">
      <w:rPr>
        <w:b/>
        <w:bCs/>
      </w:rPr>
    </w:tblStylePr>
    <w:tblStylePr w:type="lastCol">
      <w:rPr>
        <w:b/>
        <w:bCs/>
      </w:rPr>
    </w:tblStylePr>
  </w:style>
  <w:style w:type="table" w:customStyle="1" w:styleId="GridTable4-Accent41">
    <w:name w:val="Grid Table 4 - Accent 41"/>
    <w:basedOn w:val="TableNormal"/>
    <w:next w:val="GridTable4-Accent4"/>
    <w:uiPriority w:val="49"/>
    <w:rsid w:val="00FF0A82"/>
    <w:pPr>
      <w:spacing w:before="0" w:after="0" w:line="240" w:lineRule="auto"/>
    </w:pPr>
    <w:rPr>
      <w:rFonts w:ascii="Arial" w:hAnsi="Arial"/>
      <w:color w:val="auto"/>
      <w:sz w:val="18"/>
      <w:szCs w:val="18"/>
    </w:rPr>
    <w:tblPr>
      <w:tblStyleRowBandSize w:val="1"/>
      <w:tblStyleColBandSize w:val="1"/>
      <w:tblBorders>
        <w:top w:val="single" w:sz="4" w:space="0" w:color="8D9BA8"/>
        <w:left w:val="single" w:sz="4" w:space="0" w:color="8D9BA8"/>
        <w:bottom w:val="single" w:sz="4" w:space="0" w:color="8D9BA8"/>
        <w:right w:val="single" w:sz="4" w:space="0" w:color="8D9BA8"/>
        <w:insideH w:val="single" w:sz="4" w:space="0" w:color="8D9BA8"/>
        <w:insideV w:val="single" w:sz="4" w:space="0" w:color="8D9BA8"/>
      </w:tblBorders>
    </w:tblPr>
    <w:tblStylePr w:type="firstRow">
      <w:rPr>
        <w:b/>
        <w:bCs/>
        <w:color w:val="FFFFFF"/>
      </w:rPr>
      <w:tblPr/>
      <w:tcPr>
        <w:tcBorders>
          <w:top w:val="single" w:sz="4" w:space="0" w:color="4D5965"/>
          <w:left w:val="single" w:sz="4" w:space="0" w:color="4D5965"/>
          <w:bottom w:val="single" w:sz="4" w:space="0" w:color="4D5965"/>
          <w:right w:val="single" w:sz="4" w:space="0" w:color="4D5965"/>
          <w:insideH w:val="nil"/>
          <w:insideV w:val="nil"/>
        </w:tcBorders>
        <w:shd w:val="clear" w:color="auto" w:fill="4D5965"/>
      </w:tcPr>
    </w:tblStylePr>
    <w:tblStylePr w:type="lastRow">
      <w:rPr>
        <w:b/>
        <w:bCs/>
      </w:rPr>
      <w:tblPr/>
      <w:tcPr>
        <w:tcBorders>
          <w:top w:val="double" w:sz="4" w:space="0" w:color="4D5965"/>
        </w:tcBorders>
      </w:tcPr>
    </w:tblStylePr>
    <w:tblStylePr w:type="firstCol">
      <w:rPr>
        <w:b/>
        <w:bCs/>
      </w:rPr>
    </w:tblStylePr>
    <w:tblStylePr w:type="lastCol">
      <w:rPr>
        <w:b/>
        <w:bCs/>
      </w:rPr>
    </w:tblStylePr>
    <w:tblStylePr w:type="band1Vert">
      <w:tblPr/>
      <w:tcPr>
        <w:shd w:val="clear" w:color="auto" w:fill="D9DDE2"/>
      </w:tcPr>
    </w:tblStylePr>
    <w:tblStylePr w:type="band1Horz">
      <w:tblPr/>
      <w:tcPr>
        <w:shd w:val="clear" w:color="auto" w:fill="D9DDE2"/>
      </w:tcPr>
    </w:tblStylePr>
  </w:style>
  <w:style w:type="paragraph" w:customStyle="1" w:styleId="Bodytext0">
    <w:name w:val="Bodytext"/>
    <w:basedOn w:val="Normal"/>
    <w:link w:val="BodytextChar0"/>
    <w:qFormat/>
    <w:rsid w:val="00FF0A82"/>
    <w:pPr>
      <w:spacing w:before="0" w:after="240" w:line="120" w:lineRule="atLeast"/>
      <w:ind w:left="851"/>
    </w:pPr>
    <w:rPr>
      <w:rFonts w:ascii="Arial Narrow" w:hAnsi="Arial Narrow"/>
      <w:color w:val="auto"/>
      <w:sz w:val="22"/>
      <w:szCs w:val="22"/>
    </w:rPr>
  </w:style>
  <w:style w:type="character" w:customStyle="1" w:styleId="BodytextChar0">
    <w:name w:val="Bodytext Char"/>
    <w:basedOn w:val="DefaultParagraphFont"/>
    <w:link w:val="Bodytext0"/>
    <w:rsid w:val="00FF0A82"/>
    <w:rPr>
      <w:rFonts w:ascii="Arial Narrow" w:hAnsi="Arial Narrow"/>
      <w:color w:val="auto"/>
      <w:sz w:val="22"/>
      <w:szCs w:val="22"/>
    </w:rPr>
  </w:style>
  <w:style w:type="table" w:customStyle="1" w:styleId="GridTable1Light-Accent21">
    <w:name w:val="Grid Table 1 Light - Accent 21"/>
    <w:basedOn w:val="TableNormal"/>
    <w:next w:val="GridTable1Light-Accent2"/>
    <w:uiPriority w:val="46"/>
    <w:rsid w:val="00FF0A82"/>
    <w:pPr>
      <w:spacing w:before="0" w:after="0" w:line="240" w:lineRule="auto"/>
    </w:pPr>
    <w:rPr>
      <w:rFonts w:ascii="Arial" w:hAnsi="Arial"/>
      <w:color w:val="auto"/>
      <w:sz w:val="22"/>
      <w:szCs w:val="22"/>
    </w:rPr>
    <w:tblPr>
      <w:tblStyleRowBandSize w:val="1"/>
      <w:tblStyleColBandSize w:val="1"/>
      <w:tblBorders>
        <w:top w:val="single" w:sz="4" w:space="0" w:color="759EC7"/>
        <w:left w:val="single" w:sz="4" w:space="0" w:color="759EC7"/>
        <w:bottom w:val="single" w:sz="4" w:space="0" w:color="759EC7"/>
        <w:right w:val="single" w:sz="4" w:space="0" w:color="759EC7"/>
        <w:insideH w:val="single" w:sz="4" w:space="0" w:color="759EC7"/>
        <w:insideV w:val="single" w:sz="4" w:space="0" w:color="759EC7"/>
      </w:tblBorders>
    </w:tblPr>
    <w:tblStylePr w:type="firstRow">
      <w:rPr>
        <w:b/>
        <w:bCs/>
      </w:rPr>
      <w:tblPr/>
      <w:tcPr>
        <w:tcBorders>
          <w:bottom w:val="single" w:sz="12" w:space="0" w:color="3F6E9D"/>
        </w:tcBorders>
      </w:tcPr>
    </w:tblStylePr>
    <w:tblStylePr w:type="lastRow">
      <w:rPr>
        <w:b/>
        <w:bCs/>
      </w:rPr>
      <w:tblPr/>
      <w:tcPr>
        <w:tcBorders>
          <w:top w:val="double" w:sz="2" w:space="0" w:color="3F6E9D"/>
        </w:tcBorders>
      </w:tcPr>
    </w:tblStylePr>
    <w:tblStylePr w:type="firstCol">
      <w:rPr>
        <w:b/>
        <w:bCs/>
      </w:rPr>
    </w:tblStylePr>
    <w:tblStylePr w:type="lastCol">
      <w:rPr>
        <w:b/>
        <w:bCs/>
      </w:rPr>
    </w:tblStylePr>
  </w:style>
  <w:style w:type="table" w:customStyle="1" w:styleId="Style1">
    <w:name w:val="Style1"/>
    <w:basedOn w:val="TableNormal"/>
    <w:uiPriority w:val="99"/>
    <w:rsid w:val="00FF0A82"/>
    <w:pPr>
      <w:spacing w:before="0" w:after="0" w:line="240" w:lineRule="auto"/>
    </w:pPr>
    <w:rPr>
      <w:rFonts w:ascii="Arial" w:hAnsi="Arial"/>
      <w:color w:val="auto"/>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nfiguration">
    <w:name w:val="Configuration"/>
    <w:basedOn w:val="TableNormal"/>
    <w:uiPriority w:val="99"/>
    <w:rsid w:val="00FF0A82"/>
    <w:pPr>
      <w:spacing w:before="0" w:after="0" w:line="240" w:lineRule="auto"/>
      <w:contextualSpacing/>
    </w:pPr>
    <w:rPr>
      <w:rFonts w:ascii="Consolas" w:hAnsi="Consolas"/>
      <w:color w:val="auto"/>
      <w:sz w:val="16"/>
      <w:szCs w:val="18"/>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D9D9D9"/>
    </w:tcPr>
  </w:style>
  <w:style w:type="paragraph" w:customStyle="1" w:styleId="Config">
    <w:name w:val="Config"/>
    <w:basedOn w:val="Normal"/>
    <w:link w:val="ConfigChar"/>
    <w:autoRedefine/>
    <w:qFormat/>
    <w:rsid w:val="00FF0A82"/>
    <w:pPr>
      <w:pBdr>
        <w:top w:val="single" w:sz="4" w:space="1" w:color="auto"/>
        <w:left w:val="single" w:sz="4" w:space="4" w:color="auto"/>
        <w:bottom w:val="single" w:sz="4" w:space="0" w:color="auto"/>
        <w:right w:val="single" w:sz="4" w:space="4" w:color="auto"/>
      </w:pBdr>
      <w:shd w:val="clear" w:color="auto" w:fill="C0C0C0"/>
      <w:tabs>
        <w:tab w:val="left" w:pos="2041"/>
      </w:tabs>
      <w:spacing w:before="0" w:after="0" w:line="240" w:lineRule="auto"/>
      <w:ind w:left="142" w:right="140"/>
    </w:pPr>
    <w:rPr>
      <w:rFonts w:ascii="Courier New" w:eastAsia="Times New Roman" w:hAnsi="Courier New" w:cs="Courier New"/>
      <w:bCs/>
      <w:noProof/>
      <w:color w:val="auto"/>
      <w:sz w:val="16"/>
    </w:rPr>
  </w:style>
  <w:style w:type="character" w:customStyle="1" w:styleId="ConfigChar">
    <w:name w:val="Config Char"/>
    <w:basedOn w:val="DefaultParagraphFont"/>
    <w:link w:val="Config"/>
    <w:rsid w:val="00FF0A82"/>
    <w:rPr>
      <w:rFonts w:ascii="Courier New" w:eastAsia="Times New Roman" w:hAnsi="Courier New" w:cs="Courier New"/>
      <w:bCs/>
      <w:noProof/>
      <w:color w:val="auto"/>
      <w:sz w:val="16"/>
      <w:shd w:val="clear" w:color="auto" w:fill="C0C0C0"/>
    </w:rPr>
  </w:style>
  <w:style w:type="character" w:styleId="Strong">
    <w:name w:val="Strong"/>
    <w:basedOn w:val="DefaultParagraphFont"/>
    <w:uiPriority w:val="22"/>
    <w:qFormat/>
    <w:rsid w:val="00FF0A82"/>
    <w:rPr>
      <w:b/>
      <w:bCs/>
    </w:rPr>
  </w:style>
  <w:style w:type="table" w:customStyle="1" w:styleId="GridTable6Colorful-Accent21">
    <w:name w:val="Grid Table 6 Colorful - Accent 21"/>
    <w:basedOn w:val="TableNormal"/>
    <w:next w:val="GridTable6Colorful-Accent2"/>
    <w:uiPriority w:val="51"/>
    <w:rsid w:val="00FF0A82"/>
    <w:pPr>
      <w:spacing w:before="0" w:after="0" w:line="240" w:lineRule="auto"/>
    </w:pPr>
    <w:rPr>
      <w:rFonts w:ascii="Arial" w:hAnsi="Arial"/>
      <w:color w:val="060A0E"/>
      <w:sz w:val="18"/>
      <w:szCs w:val="18"/>
    </w:rPr>
    <w:tblPr>
      <w:tblStyleRowBandSize w:val="1"/>
      <w:tblStyleColBandSize w:val="1"/>
      <w:tblBorders>
        <w:top w:val="single" w:sz="4" w:space="0" w:color="3F6E9D"/>
        <w:left w:val="single" w:sz="4" w:space="0" w:color="3F6E9D"/>
        <w:bottom w:val="single" w:sz="4" w:space="0" w:color="3F6E9D"/>
        <w:right w:val="single" w:sz="4" w:space="0" w:color="3F6E9D"/>
        <w:insideH w:val="single" w:sz="4" w:space="0" w:color="3F6E9D"/>
        <w:insideV w:val="single" w:sz="4" w:space="0" w:color="3F6E9D"/>
      </w:tblBorders>
    </w:tblPr>
    <w:tblStylePr w:type="firstRow">
      <w:rPr>
        <w:b/>
        <w:bCs/>
      </w:rPr>
      <w:tblPr/>
      <w:tcPr>
        <w:tcBorders>
          <w:bottom w:val="single" w:sz="12" w:space="0" w:color="3F6E9D"/>
        </w:tcBorders>
      </w:tcPr>
    </w:tblStylePr>
    <w:tblStylePr w:type="lastRow">
      <w:rPr>
        <w:b/>
        <w:bCs/>
      </w:rPr>
      <w:tblPr/>
      <w:tcPr>
        <w:tcBorders>
          <w:top w:val="double" w:sz="4" w:space="0" w:color="3F6E9D"/>
        </w:tcBorders>
      </w:tcPr>
    </w:tblStylePr>
    <w:tblStylePr w:type="firstCol">
      <w:rPr>
        <w:b/>
        <w:bCs/>
      </w:rPr>
    </w:tblStylePr>
    <w:tblStylePr w:type="lastCol">
      <w:rPr>
        <w:b/>
        <w:bCs/>
      </w:rPr>
    </w:tblStylePr>
    <w:tblStylePr w:type="band1Vert">
      <w:tblPr/>
      <w:tcPr>
        <w:shd w:val="clear" w:color="auto" w:fill="B9CEE3"/>
      </w:tcPr>
    </w:tblStylePr>
    <w:tblStylePr w:type="band1Horz">
      <w:tblPr/>
      <w:tcPr>
        <w:shd w:val="clear" w:color="auto" w:fill="B9CEE3"/>
      </w:tcPr>
    </w:tblStylePr>
  </w:style>
  <w:style w:type="character" w:customStyle="1" w:styleId="Heading8Char1">
    <w:name w:val="Heading 8 Char1"/>
    <w:basedOn w:val="DefaultParagraphFont"/>
    <w:uiPriority w:val="99"/>
    <w:semiHidden/>
    <w:rsid w:val="00FF0A82"/>
    <w:rPr>
      <w:rFonts w:asciiTheme="majorHAnsi" w:eastAsiaTheme="majorEastAsia" w:hAnsiTheme="majorHAnsi" w:cstheme="majorBidi"/>
      <w:color w:val="272727" w:themeColor="text1" w:themeTint="D8"/>
      <w:sz w:val="21"/>
      <w:szCs w:val="21"/>
    </w:rPr>
  </w:style>
  <w:style w:type="table" w:styleId="GridTable5Dark-Accent2">
    <w:name w:val="Grid Table 5 Dark Accent 2"/>
    <w:basedOn w:val="TableNormal"/>
    <w:uiPriority w:val="50"/>
    <w:rsid w:val="00FF0A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8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DAF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DAF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DAF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DAF8" w:themeFill="accent2"/>
      </w:tcPr>
    </w:tblStylePr>
    <w:tblStylePr w:type="band1Vert">
      <w:tblPr/>
      <w:tcPr>
        <w:shd w:val="clear" w:color="auto" w:fill="96F2FF" w:themeFill="accent2" w:themeFillTint="66"/>
      </w:tcPr>
    </w:tblStylePr>
    <w:tblStylePr w:type="band1Horz">
      <w:tblPr/>
      <w:tcPr>
        <w:shd w:val="clear" w:color="auto" w:fill="96F2FF" w:themeFill="accent2" w:themeFillTint="66"/>
      </w:tcPr>
    </w:tblStylePr>
  </w:style>
  <w:style w:type="table" w:styleId="GridTable4-Accent2">
    <w:name w:val="Grid Table 4 Accent 2"/>
    <w:basedOn w:val="TableNormal"/>
    <w:uiPriority w:val="49"/>
    <w:rsid w:val="00FF0A82"/>
    <w:pPr>
      <w:spacing w:after="0" w:line="240" w:lineRule="auto"/>
    </w:pPr>
    <w:tblPr>
      <w:tblStyleRowBandSize w:val="1"/>
      <w:tblStyleColBandSize w:val="1"/>
      <w:tblBorders>
        <w:top w:val="single" w:sz="4" w:space="0" w:color="61EBFF" w:themeColor="accent2" w:themeTint="99"/>
        <w:left w:val="single" w:sz="4" w:space="0" w:color="61EBFF" w:themeColor="accent2" w:themeTint="99"/>
        <w:bottom w:val="single" w:sz="4" w:space="0" w:color="61EBFF" w:themeColor="accent2" w:themeTint="99"/>
        <w:right w:val="single" w:sz="4" w:space="0" w:color="61EBFF" w:themeColor="accent2" w:themeTint="99"/>
        <w:insideH w:val="single" w:sz="4" w:space="0" w:color="61EBFF" w:themeColor="accent2" w:themeTint="99"/>
        <w:insideV w:val="single" w:sz="4" w:space="0" w:color="61EBFF" w:themeColor="accent2" w:themeTint="99"/>
      </w:tblBorders>
    </w:tblPr>
    <w:tblStylePr w:type="firstRow">
      <w:rPr>
        <w:b/>
        <w:bCs/>
        <w:color w:val="FFFFFF" w:themeColor="background1"/>
      </w:rPr>
      <w:tblPr/>
      <w:tcPr>
        <w:tcBorders>
          <w:top w:val="single" w:sz="4" w:space="0" w:color="00DAF8" w:themeColor="accent2"/>
          <w:left w:val="single" w:sz="4" w:space="0" w:color="00DAF8" w:themeColor="accent2"/>
          <w:bottom w:val="single" w:sz="4" w:space="0" w:color="00DAF8" w:themeColor="accent2"/>
          <w:right w:val="single" w:sz="4" w:space="0" w:color="00DAF8" w:themeColor="accent2"/>
          <w:insideH w:val="nil"/>
          <w:insideV w:val="nil"/>
        </w:tcBorders>
        <w:shd w:val="clear" w:color="auto" w:fill="00DAF8" w:themeFill="accent2"/>
      </w:tcPr>
    </w:tblStylePr>
    <w:tblStylePr w:type="lastRow">
      <w:rPr>
        <w:b/>
        <w:bCs/>
      </w:rPr>
      <w:tblPr/>
      <w:tcPr>
        <w:tcBorders>
          <w:top w:val="double" w:sz="4" w:space="0" w:color="00DAF8" w:themeColor="accent2"/>
        </w:tcBorders>
      </w:tcPr>
    </w:tblStylePr>
    <w:tblStylePr w:type="firstCol">
      <w:rPr>
        <w:b/>
        <w:bCs/>
      </w:rPr>
    </w:tblStylePr>
    <w:tblStylePr w:type="lastCol">
      <w:rPr>
        <w:b/>
        <w:bCs/>
      </w:rPr>
    </w:tblStylePr>
    <w:tblStylePr w:type="band1Vert">
      <w:tblPr/>
      <w:tcPr>
        <w:shd w:val="clear" w:color="auto" w:fill="CAF8FF" w:themeFill="accent2" w:themeFillTint="33"/>
      </w:tcPr>
    </w:tblStylePr>
    <w:tblStylePr w:type="band1Horz">
      <w:tblPr/>
      <w:tcPr>
        <w:shd w:val="clear" w:color="auto" w:fill="CAF8FF" w:themeFill="accent2" w:themeFillTint="33"/>
      </w:tcPr>
    </w:tblStylePr>
  </w:style>
  <w:style w:type="table" w:styleId="GridTable4-Accent4">
    <w:name w:val="Grid Table 4 Accent 4"/>
    <w:basedOn w:val="TableNormal"/>
    <w:uiPriority w:val="49"/>
    <w:rsid w:val="00FF0A82"/>
    <w:pPr>
      <w:spacing w:after="0" w:line="240" w:lineRule="auto"/>
    </w:pPr>
    <w:tblPr>
      <w:tblStyleRowBandSize w:val="1"/>
      <w:tblStyleColBandSize w:val="1"/>
      <w:tblBorders>
        <w:top w:val="single" w:sz="4" w:space="0" w:color="A92FFD" w:themeColor="accent4" w:themeTint="99"/>
        <w:left w:val="single" w:sz="4" w:space="0" w:color="A92FFD" w:themeColor="accent4" w:themeTint="99"/>
        <w:bottom w:val="single" w:sz="4" w:space="0" w:color="A92FFD" w:themeColor="accent4" w:themeTint="99"/>
        <w:right w:val="single" w:sz="4" w:space="0" w:color="A92FFD" w:themeColor="accent4" w:themeTint="99"/>
        <w:insideH w:val="single" w:sz="4" w:space="0" w:color="A92FFD" w:themeColor="accent4" w:themeTint="99"/>
        <w:insideV w:val="single" w:sz="4" w:space="0" w:color="A92FFD" w:themeColor="accent4" w:themeTint="99"/>
      </w:tblBorders>
    </w:tblPr>
    <w:tblStylePr w:type="firstRow">
      <w:rPr>
        <w:b/>
        <w:bCs/>
        <w:color w:val="FFFFFF" w:themeColor="background1"/>
      </w:rPr>
      <w:tblPr/>
      <w:tcPr>
        <w:tcBorders>
          <w:top w:val="single" w:sz="4" w:space="0" w:color="6001A1" w:themeColor="accent4"/>
          <w:left w:val="single" w:sz="4" w:space="0" w:color="6001A1" w:themeColor="accent4"/>
          <w:bottom w:val="single" w:sz="4" w:space="0" w:color="6001A1" w:themeColor="accent4"/>
          <w:right w:val="single" w:sz="4" w:space="0" w:color="6001A1" w:themeColor="accent4"/>
          <w:insideH w:val="nil"/>
          <w:insideV w:val="nil"/>
        </w:tcBorders>
        <w:shd w:val="clear" w:color="auto" w:fill="6001A1" w:themeFill="accent4"/>
      </w:tcPr>
    </w:tblStylePr>
    <w:tblStylePr w:type="lastRow">
      <w:rPr>
        <w:b/>
        <w:bCs/>
      </w:rPr>
      <w:tblPr/>
      <w:tcPr>
        <w:tcBorders>
          <w:top w:val="double" w:sz="4" w:space="0" w:color="6001A1" w:themeColor="accent4"/>
        </w:tcBorders>
      </w:tcPr>
    </w:tblStylePr>
    <w:tblStylePr w:type="firstCol">
      <w:rPr>
        <w:b/>
        <w:bCs/>
      </w:rPr>
    </w:tblStylePr>
    <w:tblStylePr w:type="lastCol">
      <w:rPr>
        <w:b/>
        <w:bCs/>
      </w:rPr>
    </w:tblStylePr>
    <w:tblStylePr w:type="band1Vert">
      <w:tblPr/>
      <w:tcPr>
        <w:shd w:val="clear" w:color="auto" w:fill="E2B9FE" w:themeFill="accent4" w:themeFillTint="33"/>
      </w:tcPr>
    </w:tblStylePr>
    <w:tblStylePr w:type="band1Horz">
      <w:tblPr/>
      <w:tcPr>
        <w:shd w:val="clear" w:color="auto" w:fill="E2B9FE" w:themeFill="accent4" w:themeFillTint="33"/>
      </w:tcPr>
    </w:tblStylePr>
  </w:style>
  <w:style w:type="table" w:styleId="GridTable1Light-Accent2">
    <w:name w:val="Grid Table 1 Light Accent 2"/>
    <w:basedOn w:val="TableNormal"/>
    <w:uiPriority w:val="46"/>
    <w:rsid w:val="00FF0A82"/>
    <w:pPr>
      <w:spacing w:after="0" w:line="240" w:lineRule="auto"/>
    </w:pPr>
    <w:tblPr>
      <w:tblStyleRowBandSize w:val="1"/>
      <w:tblStyleColBandSize w:val="1"/>
      <w:tblBorders>
        <w:top w:val="single" w:sz="4" w:space="0" w:color="96F2FF" w:themeColor="accent2" w:themeTint="66"/>
        <w:left w:val="single" w:sz="4" w:space="0" w:color="96F2FF" w:themeColor="accent2" w:themeTint="66"/>
        <w:bottom w:val="single" w:sz="4" w:space="0" w:color="96F2FF" w:themeColor="accent2" w:themeTint="66"/>
        <w:right w:val="single" w:sz="4" w:space="0" w:color="96F2FF" w:themeColor="accent2" w:themeTint="66"/>
        <w:insideH w:val="single" w:sz="4" w:space="0" w:color="96F2FF" w:themeColor="accent2" w:themeTint="66"/>
        <w:insideV w:val="single" w:sz="4" w:space="0" w:color="96F2FF" w:themeColor="accent2" w:themeTint="66"/>
      </w:tblBorders>
    </w:tblPr>
    <w:tblStylePr w:type="firstRow">
      <w:rPr>
        <w:b/>
        <w:bCs/>
      </w:rPr>
      <w:tblPr/>
      <w:tcPr>
        <w:tcBorders>
          <w:bottom w:val="single" w:sz="12" w:space="0" w:color="61EBFF" w:themeColor="accent2" w:themeTint="99"/>
        </w:tcBorders>
      </w:tcPr>
    </w:tblStylePr>
    <w:tblStylePr w:type="lastRow">
      <w:rPr>
        <w:b/>
        <w:bCs/>
      </w:rPr>
      <w:tblPr/>
      <w:tcPr>
        <w:tcBorders>
          <w:top w:val="double" w:sz="2" w:space="0" w:color="61EBFF" w:themeColor="accent2" w:themeTint="99"/>
        </w:tcBorders>
      </w:tcPr>
    </w:tblStylePr>
    <w:tblStylePr w:type="firstCol">
      <w:rPr>
        <w:b/>
        <w:bCs/>
      </w:rPr>
    </w:tblStylePr>
    <w:tblStylePr w:type="lastCol">
      <w:rPr>
        <w:b/>
        <w:bCs/>
      </w:rPr>
    </w:tblStylePr>
  </w:style>
  <w:style w:type="table" w:styleId="GridTable6Colorful-Accent2">
    <w:name w:val="Grid Table 6 Colorful Accent 2"/>
    <w:basedOn w:val="TableNormal"/>
    <w:uiPriority w:val="51"/>
    <w:rsid w:val="00FF0A82"/>
    <w:pPr>
      <w:spacing w:after="0" w:line="240" w:lineRule="auto"/>
    </w:pPr>
    <w:rPr>
      <w:color w:val="00A3B9" w:themeColor="accent2" w:themeShade="BF"/>
    </w:rPr>
    <w:tblPr>
      <w:tblStyleRowBandSize w:val="1"/>
      <w:tblStyleColBandSize w:val="1"/>
      <w:tblBorders>
        <w:top w:val="single" w:sz="4" w:space="0" w:color="61EBFF" w:themeColor="accent2" w:themeTint="99"/>
        <w:left w:val="single" w:sz="4" w:space="0" w:color="61EBFF" w:themeColor="accent2" w:themeTint="99"/>
        <w:bottom w:val="single" w:sz="4" w:space="0" w:color="61EBFF" w:themeColor="accent2" w:themeTint="99"/>
        <w:right w:val="single" w:sz="4" w:space="0" w:color="61EBFF" w:themeColor="accent2" w:themeTint="99"/>
        <w:insideH w:val="single" w:sz="4" w:space="0" w:color="61EBFF" w:themeColor="accent2" w:themeTint="99"/>
        <w:insideV w:val="single" w:sz="4" w:space="0" w:color="61EBFF" w:themeColor="accent2" w:themeTint="99"/>
      </w:tblBorders>
    </w:tblPr>
    <w:tblStylePr w:type="firstRow">
      <w:rPr>
        <w:b/>
        <w:bCs/>
      </w:rPr>
      <w:tblPr/>
      <w:tcPr>
        <w:tcBorders>
          <w:bottom w:val="single" w:sz="12" w:space="0" w:color="61EBFF" w:themeColor="accent2" w:themeTint="99"/>
        </w:tcBorders>
      </w:tcPr>
    </w:tblStylePr>
    <w:tblStylePr w:type="lastRow">
      <w:rPr>
        <w:b/>
        <w:bCs/>
      </w:rPr>
      <w:tblPr/>
      <w:tcPr>
        <w:tcBorders>
          <w:top w:val="double" w:sz="4" w:space="0" w:color="61EBFF" w:themeColor="accent2" w:themeTint="99"/>
        </w:tcBorders>
      </w:tcPr>
    </w:tblStylePr>
    <w:tblStylePr w:type="firstCol">
      <w:rPr>
        <w:b/>
        <w:bCs/>
      </w:rPr>
    </w:tblStylePr>
    <w:tblStylePr w:type="lastCol">
      <w:rPr>
        <w:b/>
        <w:bCs/>
      </w:rPr>
    </w:tblStylePr>
    <w:tblStylePr w:type="band1Vert">
      <w:tblPr/>
      <w:tcPr>
        <w:shd w:val="clear" w:color="auto" w:fill="CAF8FF" w:themeFill="accent2" w:themeFillTint="33"/>
      </w:tcPr>
    </w:tblStylePr>
    <w:tblStylePr w:type="band1Horz">
      <w:tblPr/>
      <w:tcPr>
        <w:shd w:val="clear" w:color="auto" w:fill="CAF8FF" w:themeFill="accent2" w:themeFillTint="33"/>
      </w:tcPr>
    </w:tblStylePr>
  </w:style>
  <w:style w:type="table" w:styleId="GridTable1Light-Accent6">
    <w:name w:val="Grid Table 1 Light Accent 6"/>
    <w:basedOn w:val="TableNormal"/>
    <w:uiPriority w:val="46"/>
    <w:rsid w:val="00CB2EF0"/>
    <w:pPr>
      <w:spacing w:before="0" w:after="0" w:line="240" w:lineRule="auto"/>
    </w:pPr>
    <w:rPr>
      <w:rFonts w:asciiTheme="minorHAnsi" w:hAnsiTheme="minorHAnsi"/>
      <w:color w:val="auto"/>
      <w:kern w:val="2"/>
      <w:sz w:val="22"/>
      <w:szCs w:val="22"/>
      <w:lang w:val="en-GB"/>
      <w14:ligatures w14:val="standardContextual"/>
    </w:rPr>
    <w:tblPr>
      <w:tblStyleRowBandSize w:val="1"/>
      <w:tblStyleColBandSize w:val="1"/>
      <w:tblBorders>
        <w:top w:val="single" w:sz="4" w:space="0" w:color="FFE2A5" w:themeColor="accent6" w:themeTint="66"/>
        <w:left w:val="single" w:sz="4" w:space="0" w:color="FFE2A5" w:themeColor="accent6" w:themeTint="66"/>
        <w:bottom w:val="single" w:sz="4" w:space="0" w:color="FFE2A5" w:themeColor="accent6" w:themeTint="66"/>
        <w:right w:val="single" w:sz="4" w:space="0" w:color="FFE2A5" w:themeColor="accent6" w:themeTint="66"/>
        <w:insideH w:val="single" w:sz="4" w:space="0" w:color="FFE2A5" w:themeColor="accent6" w:themeTint="66"/>
        <w:insideV w:val="single" w:sz="4" w:space="0" w:color="FFE2A5" w:themeColor="accent6" w:themeTint="66"/>
      </w:tblBorders>
    </w:tblPr>
    <w:tblStylePr w:type="firstRow">
      <w:rPr>
        <w:b/>
        <w:bCs/>
      </w:rPr>
      <w:tblPr/>
      <w:tcPr>
        <w:tcBorders>
          <w:bottom w:val="single" w:sz="12" w:space="0" w:color="FFD478" w:themeColor="accent6" w:themeTint="99"/>
        </w:tcBorders>
      </w:tcPr>
    </w:tblStylePr>
    <w:tblStylePr w:type="lastRow">
      <w:rPr>
        <w:b/>
        <w:bCs/>
      </w:rPr>
      <w:tblPr/>
      <w:tcPr>
        <w:tcBorders>
          <w:top w:val="double" w:sz="2" w:space="0" w:color="FFD478"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B2EF0"/>
    <w:pPr>
      <w:spacing w:before="0" w:after="0" w:line="240" w:lineRule="auto"/>
    </w:pPr>
    <w:rPr>
      <w:rFonts w:ascii="Times New Roman" w:eastAsia="SimSun" w:hAnsi="Times New Roman" w:cs="Times New Roman"/>
      <w:color w:val="auto"/>
      <w:lang w:val="en-US"/>
    </w:rPr>
    <w:tblPr>
      <w:tblStyleRowBandSize w:val="1"/>
      <w:tblStyleColBandSize w:val="1"/>
      <w:tblBorders>
        <w:top w:val="single" w:sz="4" w:space="0" w:color="FFAAE6" w:themeColor="accent5" w:themeTint="66"/>
        <w:left w:val="single" w:sz="4" w:space="0" w:color="FFAAE6" w:themeColor="accent5" w:themeTint="66"/>
        <w:bottom w:val="single" w:sz="4" w:space="0" w:color="FFAAE6" w:themeColor="accent5" w:themeTint="66"/>
        <w:right w:val="single" w:sz="4" w:space="0" w:color="FFAAE6" w:themeColor="accent5" w:themeTint="66"/>
        <w:insideH w:val="single" w:sz="4" w:space="0" w:color="FFAAE6" w:themeColor="accent5" w:themeTint="66"/>
        <w:insideV w:val="single" w:sz="4" w:space="0" w:color="FFAAE6" w:themeColor="accent5" w:themeTint="66"/>
      </w:tblBorders>
    </w:tblPr>
    <w:tblStylePr w:type="firstRow">
      <w:rPr>
        <w:b/>
        <w:bCs/>
      </w:rPr>
      <w:tblPr/>
      <w:tcPr>
        <w:tcBorders>
          <w:bottom w:val="single" w:sz="12" w:space="0" w:color="FF80DA" w:themeColor="accent5" w:themeTint="99"/>
        </w:tcBorders>
      </w:tcPr>
    </w:tblStylePr>
    <w:tblStylePr w:type="lastRow">
      <w:rPr>
        <w:b/>
        <w:bCs/>
      </w:rPr>
      <w:tblPr/>
      <w:tcPr>
        <w:tcBorders>
          <w:top w:val="double" w:sz="2" w:space="0" w:color="FF80DA" w:themeColor="accent5" w:themeTint="99"/>
        </w:tcBorders>
      </w:tcPr>
    </w:tblStylePr>
    <w:tblStylePr w:type="firstCol">
      <w:rPr>
        <w:b/>
        <w:bCs/>
      </w:rPr>
    </w:tblStylePr>
    <w:tblStylePr w:type="lastCol">
      <w:rPr>
        <w:b/>
        <w:bCs/>
      </w:rPr>
    </w:tblStylePr>
  </w:style>
  <w:style w:type="paragraph" w:customStyle="1" w:styleId="TOCHeading1">
    <w:name w:val="TOC Heading1"/>
    <w:basedOn w:val="Heading1"/>
    <w:next w:val="Normal"/>
    <w:uiPriority w:val="39"/>
    <w:unhideWhenUsed/>
    <w:qFormat/>
    <w:rsid w:val="00C00452"/>
    <w:pPr>
      <w:keepNext/>
      <w:keepLines/>
      <w:pBdr>
        <w:bottom w:val="single" w:sz="8" w:space="1" w:color="auto"/>
      </w:pBdr>
      <w:spacing w:before="1800" w:after="360" w:line="259" w:lineRule="auto"/>
      <w:jc w:val="both"/>
      <w:outlineLvl w:val="9"/>
    </w:pPr>
    <w:rPr>
      <w:bCs w:val="0"/>
      <w:noProof w:val="0"/>
      <w:color w:val="auto"/>
      <w:sz w:val="28"/>
      <w:szCs w:val="32"/>
      <w:lang w:val="en-US"/>
    </w:rPr>
  </w:style>
  <w:style w:type="paragraph" w:styleId="Revision">
    <w:name w:val="Revision"/>
    <w:hidden/>
    <w:uiPriority w:val="99"/>
    <w:semiHidden/>
    <w:rsid w:val="00315070"/>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9137">
      <w:bodyDiv w:val="1"/>
      <w:marLeft w:val="0"/>
      <w:marRight w:val="0"/>
      <w:marTop w:val="0"/>
      <w:marBottom w:val="0"/>
      <w:divBdr>
        <w:top w:val="none" w:sz="0" w:space="0" w:color="auto"/>
        <w:left w:val="none" w:sz="0" w:space="0" w:color="auto"/>
        <w:bottom w:val="none" w:sz="0" w:space="0" w:color="auto"/>
        <w:right w:val="none" w:sz="0" w:space="0" w:color="auto"/>
      </w:divBdr>
    </w:div>
    <w:div w:id="72588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package" Target="embeddings/Microsoft_Visio_Drawing.vsdx"/><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7.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jpe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9.svg"/><Relationship Id="rId27" Type="http://schemas.openxmlformats.org/officeDocument/2006/relationships/image" Target="media/image13.svg"/><Relationship Id="rId30"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gautherie\Downloads\Word%20Template_Full_Dark%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AC99C187CB41839440891D10F26F47"/>
        <w:category>
          <w:name w:val="General"/>
          <w:gallery w:val="placeholder"/>
        </w:category>
        <w:types>
          <w:type w:val="bbPlcHdr"/>
        </w:types>
        <w:behaviors>
          <w:behavior w:val="content"/>
        </w:behaviors>
        <w:guid w:val="{87493B2F-6D94-4044-97CC-C33DDFEA1EF6}"/>
      </w:docPartPr>
      <w:docPartBody>
        <w:p w:rsidR="00565FA5" w:rsidRDefault="00565FA5">
          <w:pPr>
            <w:pStyle w:val="A1AC99C187CB41839440891D10F26F47"/>
          </w:pPr>
          <w:r w:rsidRPr="002C2404">
            <w:rPr>
              <w:rStyle w:val="PlaceholderText"/>
            </w:rPr>
            <w:t>Choose a building block.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Rounded MT">
    <w:altName w:val="Arial"/>
    <w:charset w:val="00"/>
    <w:family w:val="auto"/>
    <w:pitch w:val="variable"/>
    <w:sig w:usb0="80000027" w:usb1="00000000" w:usb2="00000000" w:usb3="00000000" w:csb0="00000001" w:csb1="00000000"/>
  </w:font>
  <w:font w:name="Gotham Light">
    <w:panose1 w:val="00000000000000000000"/>
    <w:charset w:val="00"/>
    <w:family w:val="modern"/>
    <w:notTrueType/>
    <w:pitch w:val="variable"/>
    <w:sig w:usb0="A00002FF" w:usb1="40000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kkurat Pro">
    <w:altName w:val="Calibri"/>
    <w:panose1 w:val="00000000000000000000"/>
    <w:charset w:val="00"/>
    <w:family w:val="modern"/>
    <w:notTrueType/>
    <w:pitch w:val="variable"/>
    <w:sig w:usb0="A00000AF" w:usb1="5000246A" w:usb2="00000000" w:usb3="00000000" w:csb0="0000000B" w:csb1="00000000"/>
  </w:font>
  <w:font w:name="Akkurat Pro Light">
    <w:altName w:val="Calibri"/>
    <w:panose1 w:val="00000000000000000000"/>
    <w:charset w:val="00"/>
    <w:family w:val="modern"/>
    <w:notTrueType/>
    <w:pitch w:val="variable"/>
    <w:sig w:usb0="A00000AF" w:usb1="5000246A" w:usb2="00000000" w:usb3="00000000" w:csb0="0000000B" w:csb1="00000000"/>
  </w:font>
  <w:font w:name="SimSun">
    <w:altName w:val="宋体"/>
    <w:panose1 w:val="02010600030101010101"/>
    <w:charset w:val="86"/>
    <w:family w:val="auto"/>
    <w:pitch w:val="variable"/>
    <w:sig w:usb0="00000203" w:usb1="288F0000" w:usb2="00000016" w:usb3="00000000" w:csb0="00040001" w:csb1="00000000"/>
  </w:font>
  <w:font w:name="@Yu Gothic Medium">
    <w:charset w:val="80"/>
    <w:family w:val="swiss"/>
    <w:pitch w:val="variable"/>
    <w:sig w:usb0="E00002FF" w:usb1="2AC7FDFF" w:usb2="00000016" w:usb3="00000000" w:csb0="0002009F" w:csb1="00000000"/>
  </w:font>
  <w:font w:name="Avenir Heavy">
    <w:altName w:val="Calibri"/>
    <w:charset w:val="00"/>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Light">
    <w:altName w:val="Calibri"/>
    <w:panose1 w:val="00000000000000000000"/>
    <w:charset w:val="00"/>
    <w:family w:val="auto"/>
    <w:notTrueType/>
    <w:pitch w:val="default"/>
    <w:sig w:usb0="00000003" w:usb1="00000000" w:usb2="00000000" w:usb3="00000000" w:csb0="00000001" w:csb1="00000000"/>
  </w:font>
  <w:font w:name="Avenir Light">
    <w:altName w:val="Calibri"/>
    <w:charset w:val="00"/>
    <w:family w:val="swiss"/>
    <w:pitch w:val="variable"/>
    <w:sig w:usb0="800020A7" w:usb1="80000000" w:usb2="00000008" w:usb3="00000000" w:csb0="000000DB"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A5"/>
    <w:rsid w:val="0015643A"/>
    <w:rsid w:val="0016205C"/>
    <w:rsid w:val="001C284E"/>
    <w:rsid w:val="001D7D7A"/>
    <w:rsid w:val="00251977"/>
    <w:rsid w:val="002F0415"/>
    <w:rsid w:val="00301826"/>
    <w:rsid w:val="003F78EE"/>
    <w:rsid w:val="00565FA5"/>
    <w:rsid w:val="00663236"/>
    <w:rsid w:val="007205C2"/>
    <w:rsid w:val="0091523F"/>
    <w:rsid w:val="00915842"/>
    <w:rsid w:val="00926D22"/>
    <w:rsid w:val="009F0F3F"/>
    <w:rsid w:val="00A75906"/>
    <w:rsid w:val="00AB2789"/>
    <w:rsid w:val="00B07A86"/>
    <w:rsid w:val="00C03562"/>
    <w:rsid w:val="00C149FF"/>
    <w:rsid w:val="00C865CB"/>
    <w:rsid w:val="00D471C5"/>
    <w:rsid w:val="00D73DFD"/>
    <w:rsid w:val="00D75C48"/>
    <w:rsid w:val="00DC5F5F"/>
    <w:rsid w:val="00DD73BB"/>
    <w:rsid w:val="00E2017E"/>
    <w:rsid w:val="00E522B9"/>
    <w:rsid w:val="00EA195F"/>
    <w:rsid w:val="00EB0198"/>
    <w:rsid w:val="00F94E47"/>
    <w:rsid w:val="00FE63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F94E47"/>
    <w:rPr>
      <w:color w:val="808080"/>
    </w:rPr>
  </w:style>
  <w:style w:type="paragraph" w:customStyle="1" w:styleId="A1AC99C187CB41839440891D10F26F47">
    <w:name w:val="A1AC99C187CB41839440891D10F26F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Ideaseed Theme">
  <a:themeElements>
    <a:clrScheme name="Custom 153">
      <a:dk1>
        <a:srgbClr val="000000"/>
      </a:dk1>
      <a:lt1>
        <a:srgbClr val="FFFFFF"/>
      </a:lt1>
      <a:dk2>
        <a:srgbClr val="000028"/>
      </a:dk2>
      <a:lt2>
        <a:srgbClr val="FFFFFF"/>
      </a:lt2>
      <a:accent1>
        <a:srgbClr val="00DEC4"/>
      </a:accent1>
      <a:accent2>
        <a:srgbClr val="00DAF8"/>
      </a:accent2>
      <a:accent3>
        <a:srgbClr val="291D8E"/>
      </a:accent3>
      <a:accent4>
        <a:srgbClr val="6001A1"/>
      </a:accent4>
      <a:accent5>
        <a:srgbClr val="FF2CC3"/>
      </a:accent5>
      <a:accent6>
        <a:srgbClr val="FFB81E"/>
      </a:accent6>
      <a:hlink>
        <a:srgbClr val="000028"/>
      </a:hlink>
      <a:folHlink>
        <a:srgbClr val="6001A1"/>
      </a:folHlink>
    </a:clrScheme>
    <a:fontScheme name="Custom 126">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effectLst/>
      </a:spPr>
      <a:bodyPr rtlCol="0" anchor="ctr"/>
      <a:lstStyle>
        <a:defPPr algn="ctr">
          <a:defRPr sz="260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Ideaseed Theme" id="{3845CC2A-AC84-48DB-8DCE-F2D574557F0D}" vid="{A02EA5B0-6AF1-41AB-863E-96355DB7A52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2025-05-16T00:00:00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81bc27-838c-43b9-af8a-83e68f97c3bf">
      <Terms xmlns="http://schemas.microsoft.com/office/infopath/2007/PartnerControls"/>
    </lcf76f155ced4ddcb4097134ff3c332f>
    <TaxCatchAll xmlns="47c76838-e6a5-4fea-b14f-e07ec046dc52" xsi:nil="true"/>
    <Period xmlns="ae81bc27-838c-43b9-af8a-83e68f97c3bf">2025-05-15T23:41:23+00:00</Perio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1DDCE366EEEA5E4AAC1C0A23BE52E265" ma:contentTypeVersion="16" ma:contentTypeDescription="Create a new document." ma:contentTypeScope="" ma:versionID="0ba2a645b162bb9dba3328e0c803de8e">
  <xsd:schema xmlns:xsd="http://www.w3.org/2001/XMLSchema" xmlns:xs="http://www.w3.org/2001/XMLSchema" xmlns:p="http://schemas.microsoft.com/office/2006/metadata/properties" xmlns:ns2="ae81bc27-838c-43b9-af8a-83e68f97c3bf" xmlns:ns3="47c76838-e6a5-4fea-b14f-e07ec046dc52" targetNamespace="http://schemas.microsoft.com/office/2006/metadata/properties" ma:root="true" ma:fieldsID="5e2e12b7b6fba775cd2d4ea6c16cf31c" ns2:_="" ns3:_="">
    <xsd:import namespace="ae81bc27-838c-43b9-af8a-83e68f97c3bf"/>
    <xsd:import namespace="47c76838-e6a5-4fea-b14f-e07ec046d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Perio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1bc27-838c-43b9-af8a-83e68f97c3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f3c2703-6f83-4ce1-bf52-dbc860c2c042"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Period" ma:index="23" nillable="true" ma:displayName="Period" ma:default="[today]" ma:format="DateOnly" ma:internalName="Perio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7c76838-e6a5-4fea-b14f-e07ec046dc5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2b14338-0f19-4135-a9f8-91fe55243193}" ma:internalName="TaxCatchAll" ma:showField="CatchAllData" ma:web="47c76838-e6a5-4fea-b14f-e07ec046d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04A2D7-3E11-48FB-B839-1AF997626F30}">
  <ds:schemaRefs>
    <ds:schemaRef ds:uri="http://schemas.microsoft.com/sharepoint/v3/contenttype/forms"/>
  </ds:schemaRefs>
</ds:datastoreItem>
</file>

<file path=customXml/itemProps3.xml><?xml version="1.0" encoding="utf-8"?>
<ds:datastoreItem xmlns:ds="http://schemas.openxmlformats.org/officeDocument/2006/customXml" ds:itemID="{2B688269-3606-423D-8F9D-0CD79B6E3BA5}">
  <ds:schemaRefs>
    <ds:schemaRef ds:uri="http://schemas.microsoft.com/office/2006/metadata/properties"/>
    <ds:schemaRef ds:uri="http://schemas.microsoft.com/office/infopath/2007/PartnerControls"/>
    <ds:schemaRef ds:uri="ae81bc27-838c-43b9-af8a-83e68f97c3bf"/>
    <ds:schemaRef ds:uri="47c76838-e6a5-4fea-b14f-e07ec046dc52"/>
  </ds:schemaRefs>
</ds:datastoreItem>
</file>

<file path=customXml/itemProps4.xml><?xml version="1.0" encoding="utf-8"?>
<ds:datastoreItem xmlns:ds="http://schemas.openxmlformats.org/officeDocument/2006/customXml" ds:itemID="{07AF0E04-00EA-457A-A7F8-7FA5FA350C6E}">
  <ds:schemaRefs>
    <ds:schemaRef ds:uri="http://schemas.openxmlformats.org/officeDocument/2006/bibliography"/>
  </ds:schemaRefs>
</ds:datastoreItem>
</file>

<file path=customXml/itemProps5.xml><?xml version="1.0" encoding="utf-8"?>
<ds:datastoreItem xmlns:ds="http://schemas.openxmlformats.org/officeDocument/2006/customXml" ds:itemID="{BCDA28BA-9A97-4419-9D9A-B621B6B7EE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81bc27-838c-43b9-af8a-83e68f97c3bf"/>
    <ds:schemaRef ds:uri="47c76838-e6a5-4fea-b14f-e07ec046d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Word Template_Full_Dark (1).dotx</Template>
  <TotalTime>4</TotalTime>
  <Pages>15</Pages>
  <Words>1985</Words>
  <Characters>12188</Characters>
  <Application>Microsoft Office Word</Application>
  <DocSecurity>0</DocSecurity>
  <Lines>438</Lines>
  <Paragraphs>305</Paragraphs>
  <ScaleCrop>false</ScaleCrop>
  <HeadingPairs>
    <vt:vector size="2" baseType="variant">
      <vt:variant>
        <vt:lpstr>Title</vt:lpstr>
      </vt:variant>
      <vt:variant>
        <vt:i4>1</vt:i4>
      </vt:variant>
    </vt:vector>
  </HeadingPairs>
  <TitlesOfParts>
    <vt:vector size="1" baseType="lpstr">
      <vt:lpstr>Secure Remote Access Detailed Design</vt:lpstr>
    </vt:vector>
  </TitlesOfParts>
  <Company/>
  <LinksUpToDate>false</LinksUpToDate>
  <CharactersWithSpaces>13929</CharactersWithSpaces>
  <SharedDoc>false</SharedDoc>
  <HLinks>
    <vt:vector size="252" baseType="variant">
      <vt:variant>
        <vt:i4>1900559</vt:i4>
      </vt:variant>
      <vt:variant>
        <vt:i4>432</vt:i4>
      </vt:variant>
      <vt:variant>
        <vt:i4>0</vt:i4>
      </vt:variant>
      <vt:variant>
        <vt:i4>5</vt:i4>
      </vt:variant>
      <vt:variant>
        <vt:lpwstr>https://community.fortinet.com/t5/FortiGate/Technical-Tip-Recommended-Release-for-FortiOS/ta-p/227178</vt:lpwstr>
      </vt:variant>
      <vt:variant>
        <vt:lpwstr/>
      </vt:variant>
      <vt:variant>
        <vt:i4>3342382</vt:i4>
      </vt:variant>
      <vt:variant>
        <vt:i4>429</vt:i4>
      </vt:variant>
      <vt:variant>
        <vt:i4>0</vt:i4>
      </vt:variant>
      <vt:variant>
        <vt:i4>5</vt:i4>
      </vt:variant>
      <vt:variant>
        <vt:lpwstr>https://www.fs.com/products/249117.html</vt:lpwstr>
      </vt:variant>
      <vt:variant>
        <vt:lpwstr/>
      </vt:variant>
      <vt:variant>
        <vt:i4>7405621</vt:i4>
      </vt:variant>
      <vt:variant>
        <vt:i4>426</vt:i4>
      </vt:variant>
      <vt:variant>
        <vt:i4>0</vt:i4>
      </vt:variant>
      <vt:variant>
        <vt:i4>5</vt:i4>
      </vt:variant>
      <vt:variant>
        <vt:lpwstr>https://www.fs.com/au/products/249119.html</vt:lpwstr>
      </vt:variant>
      <vt:variant>
        <vt:lpwstr/>
      </vt:variant>
      <vt:variant>
        <vt:i4>7471139</vt:i4>
      </vt:variant>
      <vt:variant>
        <vt:i4>423</vt:i4>
      </vt:variant>
      <vt:variant>
        <vt:i4>0</vt:i4>
      </vt:variant>
      <vt:variant>
        <vt:i4>5</vt:i4>
      </vt:variant>
      <vt:variant>
        <vt:lpwstr>https://docs.fortinet.com/document/fortiswitch/hardware/fortiswitch-compatible-transceivers</vt:lpwstr>
      </vt:variant>
      <vt:variant>
        <vt:lpwstr/>
      </vt:variant>
      <vt:variant>
        <vt:i4>1179755</vt:i4>
      </vt:variant>
      <vt:variant>
        <vt:i4>420</vt:i4>
      </vt:variant>
      <vt:variant>
        <vt:i4>0</vt:i4>
      </vt:variant>
      <vt:variant>
        <vt:i4>5</vt:i4>
      </vt:variant>
      <vt:variant>
        <vt:lpwstr>https://www.fortinet.com/content/dam/fortinet/assets/data-sheets/Fortinet_Transceivers.pdf</vt:lpwstr>
      </vt:variant>
      <vt:variant>
        <vt:lpwstr/>
      </vt:variant>
      <vt:variant>
        <vt:i4>5439579</vt:i4>
      </vt:variant>
      <vt:variant>
        <vt:i4>417</vt:i4>
      </vt:variant>
      <vt:variant>
        <vt:i4>0</vt:i4>
      </vt:variant>
      <vt:variant>
        <vt:i4>5</vt:i4>
      </vt:variant>
      <vt:variant>
        <vt:lpwstr>https://community.fortinet.com/t5/FortiGate/Technical-Tip-Configure-IPsec-VPN-with-SD-WAN/ta-p/209840</vt:lpwstr>
      </vt:variant>
      <vt:variant>
        <vt:lpwstr/>
      </vt:variant>
      <vt:variant>
        <vt:i4>2359414</vt:i4>
      </vt:variant>
      <vt:variant>
        <vt:i4>414</vt:i4>
      </vt:variant>
      <vt:variant>
        <vt:i4>0</vt:i4>
      </vt:variant>
      <vt:variant>
        <vt:i4>5</vt:i4>
      </vt:variant>
      <vt:variant>
        <vt:lpwstr>https://docs.fortinet.com/document/fortigate/6.2.16/cookbook/255100</vt:lpwstr>
      </vt:variant>
      <vt:variant>
        <vt:lpwstr/>
      </vt:variant>
      <vt:variant>
        <vt:i4>4980760</vt:i4>
      </vt:variant>
      <vt:variant>
        <vt:i4>411</vt:i4>
      </vt:variant>
      <vt:variant>
        <vt:i4>0</vt:i4>
      </vt:variant>
      <vt:variant>
        <vt:i4>5</vt:i4>
      </vt:variant>
      <vt:variant>
        <vt:lpwstr>https://learn.microsoft.com/en-us/azure/vpn-gateway/</vt:lpwstr>
      </vt:variant>
      <vt:variant>
        <vt:lpwstr/>
      </vt:variant>
      <vt:variant>
        <vt:i4>6488178</vt:i4>
      </vt:variant>
      <vt:variant>
        <vt:i4>207</vt:i4>
      </vt:variant>
      <vt:variant>
        <vt:i4>0</vt:i4>
      </vt:variant>
      <vt:variant>
        <vt:i4>5</vt:i4>
      </vt:variant>
      <vt:variant>
        <vt:lpwstr>https://github.com/Azure/Enterprise-Scale/wiki/ALZ-Policies</vt:lpwstr>
      </vt:variant>
      <vt:variant>
        <vt:lpwstr/>
      </vt:variant>
      <vt:variant>
        <vt:i4>1835062</vt:i4>
      </vt:variant>
      <vt:variant>
        <vt:i4>194</vt:i4>
      </vt:variant>
      <vt:variant>
        <vt:i4>0</vt:i4>
      </vt:variant>
      <vt:variant>
        <vt:i4>5</vt:i4>
      </vt:variant>
      <vt:variant>
        <vt:lpwstr/>
      </vt:variant>
      <vt:variant>
        <vt:lpwstr>_Toc198280702</vt:lpwstr>
      </vt:variant>
      <vt:variant>
        <vt:i4>1835062</vt:i4>
      </vt:variant>
      <vt:variant>
        <vt:i4>188</vt:i4>
      </vt:variant>
      <vt:variant>
        <vt:i4>0</vt:i4>
      </vt:variant>
      <vt:variant>
        <vt:i4>5</vt:i4>
      </vt:variant>
      <vt:variant>
        <vt:lpwstr/>
      </vt:variant>
      <vt:variant>
        <vt:lpwstr>_Toc198280701</vt:lpwstr>
      </vt:variant>
      <vt:variant>
        <vt:i4>1835062</vt:i4>
      </vt:variant>
      <vt:variant>
        <vt:i4>182</vt:i4>
      </vt:variant>
      <vt:variant>
        <vt:i4>0</vt:i4>
      </vt:variant>
      <vt:variant>
        <vt:i4>5</vt:i4>
      </vt:variant>
      <vt:variant>
        <vt:lpwstr/>
      </vt:variant>
      <vt:variant>
        <vt:lpwstr>_Toc198280700</vt:lpwstr>
      </vt:variant>
      <vt:variant>
        <vt:i4>1376311</vt:i4>
      </vt:variant>
      <vt:variant>
        <vt:i4>176</vt:i4>
      </vt:variant>
      <vt:variant>
        <vt:i4>0</vt:i4>
      </vt:variant>
      <vt:variant>
        <vt:i4>5</vt:i4>
      </vt:variant>
      <vt:variant>
        <vt:lpwstr/>
      </vt:variant>
      <vt:variant>
        <vt:lpwstr>_Toc198280699</vt:lpwstr>
      </vt:variant>
      <vt:variant>
        <vt:i4>1376311</vt:i4>
      </vt:variant>
      <vt:variant>
        <vt:i4>170</vt:i4>
      </vt:variant>
      <vt:variant>
        <vt:i4>0</vt:i4>
      </vt:variant>
      <vt:variant>
        <vt:i4>5</vt:i4>
      </vt:variant>
      <vt:variant>
        <vt:lpwstr/>
      </vt:variant>
      <vt:variant>
        <vt:lpwstr>_Toc198280698</vt:lpwstr>
      </vt:variant>
      <vt:variant>
        <vt:i4>1376311</vt:i4>
      </vt:variant>
      <vt:variant>
        <vt:i4>164</vt:i4>
      </vt:variant>
      <vt:variant>
        <vt:i4>0</vt:i4>
      </vt:variant>
      <vt:variant>
        <vt:i4>5</vt:i4>
      </vt:variant>
      <vt:variant>
        <vt:lpwstr/>
      </vt:variant>
      <vt:variant>
        <vt:lpwstr>_Toc198280697</vt:lpwstr>
      </vt:variant>
      <vt:variant>
        <vt:i4>1376311</vt:i4>
      </vt:variant>
      <vt:variant>
        <vt:i4>158</vt:i4>
      </vt:variant>
      <vt:variant>
        <vt:i4>0</vt:i4>
      </vt:variant>
      <vt:variant>
        <vt:i4>5</vt:i4>
      </vt:variant>
      <vt:variant>
        <vt:lpwstr/>
      </vt:variant>
      <vt:variant>
        <vt:lpwstr>_Toc198280696</vt:lpwstr>
      </vt:variant>
      <vt:variant>
        <vt:i4>1376311</vt:i4>
      </vt:variant>
      <vt:variant>
        <vt:i4>152</vt:i4>
      </vt:variant>
      <vt:variant>
        <vt:i4>0</vt:i4>
      </vt:variant>
      <vt:variant>
        <vt:i4>5</vt:i4>
      </vt:variant>
      <vt:variant>
        <vt:lpwstr/>
      </vt:variant>
      <vt:variant>
        <vt:lpwstr>_Toc198280695</vt:lpwstr>
      </vt:variant>
      <vt:variant>
        <vt:i4>1376311</vt:i4>
      </vt:variant>
      <vt:variant>
        <vt:i4>146</vt:i4>
      </vt:variant>
      <vt:variant>
        <vt:i4>0</vt:i4>
      </vt:variant>
      <vt:variant>
        <vt:i4>5</vt:i4>
      </vt:variant>
      <vt:variant>
        <vt:lpwstr/>
      </vt:variant>
      <vt:variant>
        <vt:lpwstr>_Toc198280694</vt:lpwstr>
      </vt:variant>
      <vt:variant>
        <vt:i4>1376311</vt:i4>
      </vt:variant>
      <vt:variant>
        <vt:i4>140</vt:i4>
      </vt:variant>
      <vt:variant>
        <vt:i4>0</vt:i4>
      </vt:variant>
      <vt:variant>
        <vt:i4>5</vt:i4>
      </vt:variant>
      <vt:variant>
        <vt:lpwstr/>
      </vt:variant>
      <vt:variant>
        <vt:lpwstr>_Toc198280693</vt:lpwstr>
      </vt:variant>
      <vt:variant>
        <vt:i4>1376311</vt:i4>
      </vt:variant>
      <vt:variant>
        <vt:i4>134</vt:i4>
      </vt:variant>
      <vt:variant>
        <vt:i4>0</vt:i4>
      </vt:variant>
      <vt:variant>
        <vt:i4>5</vt:i4>
      </vt:variant>
      <vt:variant>
        <vt:lpwstr/>
      </vt:variant>
      <vt:variant>
        <vt:lpwstr>_Toc198280692</vt:lpwstr>
      </vt:variant>
      <vt:variant>
        <vt:i4>1376311</vt:i4>
      </vt:variant>
      <vt:variant>
        <vt:i4>128</vt:i4>
      </vt:variant>
      <vt:variant>
        <vt:i4>0</vt:i4>
      </vt:variant>
      <vt:variant>
        <vt:i4>5</vt:i4>
      </vt:variant>
      <vt:variant>
        <vt:lpwstr/>
      </vt:variant>
      <vt:variant>
        <vt:lpwstr>_Toc198280691</vt:lpwstr>
      </vt:variant>
      <vt:variant>
        <vt:i4>1376311</vt:i4>
      </vt:variant>
      <vt:variant>
        <vt:i4>122</vt:i4>
      </vt:variant>
      <vt:variant>
        <vt:i4>0</vt:i4>
      </vt:variant>
      <vt:variant>
        <vt:i4>5</vt:i4>
      </vt:variant>
      <vt:variant>
        <vt:lpwstr/>
      </vt:variant>
      <vt:variant>
        <vt:lpwstr>_Toc198280690</vt:lpwstr>
      </vt:variant>
      <vt:variant>
        <vt:i4>1310775</vt:i4>
      </vt:variant>
      <vt:variant>
        <vt:i4>116</vt:i4>
      </vt:variant>
      <vt:variant>
        <vt:i4>0</vt:i4>
      </vt:variant>
      <vt:variant>
        <vt:i4>5</vt:i4>
      </vt:variant>
      <vt:variant>
        <vt:lpwstr/>
      </vt:variant>
      <vt:variant>
        <vt:lpwstr>_Toc198280689</vt:lpwstr>
      </vt:variant>
      <vt:variant>
        <vt:i4>1310775</vt:i4>
      </vt:variant>
      <vt:variant>
        <vt:i4>110</vt:i4>
      </vt:variant>
      <vt:variant>
        <vt:i4>0</vt:i4>
      </vt:variant>
      <vt:variant>
        <vt:i4>5</vt:i4>
      </vt:variant>
      <vt:variant>
        <vt:lpwstr/>
      </vt:variant>
      <vt:variant>
        <vt:lpwstr>_Toc198280688</vt:lpwstr>
      </vt:variant>
      <vt:variant>
        <vt:i4>1310775</vt:i4>
      </vt:variant>
      <vt:variant>
        <vt:i4>104</vt:i4>
      </vt:variant>
      <vt:variant>
        <vt:i4>0</vt:i4>
      </vt:variant>
      <vt:variant>
        <vt:i4>5</vt:i4>
      </vt:variant>
      <vt:variant>
        <vt:lpwstr/>
      </vt:variant>
      <vt:variant>
        <vt:lpwstr>_Toc198280687</vt:lpwstr>
      </vt:variant>
      <vt:variant>
        <vt:i4>1310775</vt:i4>
      </vt:variant>
      <vt:variant>
        <vt:i4>98</vt:i4>
      </vt:variant>
      <vt:variant>
        <vt:i4>0</vt:i4>
      </vt:variant>
      <vt:variant>
        <vt:i4>5</vt:i4>
      </vt:variant>
      <vt:variant>
        <vt:lpwstr/>
      </vt:variant>
      <vt:variant>
        <vt:lpwstr>_Toc198280686</vt:lpwstr>
      </vt:variant>
      <vt:variant>
        <vt:i4>1310775</vt:i4>
      </vt:variant>
      <vt:variant>
        <vt:i4>92</vt:i4>
      </vt:variant>
      <vt:variant>
        <vt:i4>0</vt:i4>
      </vt:variant>
      <vt:variant>
        <vt:i4>5</vt:i4>
      </vt:variant>
      <vt:variant>
        <vt:lpwstr/>
      </vt:variant>
      <vt:variant>
        <vt:lpwstr>_Toc198280685</vt:lpwstr>
      </vt:variant>
      <vt:variant>
        <vt:i4>1310775</vt:i4>
      </vt:variant>
      <vt:variant>
        <vt:i4>86</vt:i4>
      </vt:variant>
      <vt:variant>
        <vt:i4>0</vt:i4>
      </vt:variant>
      <vt:variant>
        <vt:i4>5</vt:i4>
      </vt:variant>
      <vt:variant>
        <vt:lpwstr/>
      </vt:variant>
      <vt:variant>
        <vt:lpwstr>_Toc198280684</vt:lpwstr>
      </vt:variant>
      <vt:variant>
        <vt:i4>1310775</vt:i4>
      </vt:variant>
      <vt:variant>
        <vt:i4>80</vt:i4>
      </vt:variant>
      <vt:variant>
        <vt:i4>0</vt:i4>
      </vt:variant>
      <vt:variant>
        <vt:i4>5</vt:i4>
      </vt:variant>
      <vt:variant>
        <vt:lpwstr/>
      </vt:variant>
      <vt:variant>
        <vt:lpwstr>_Toc198280683</vt:lpwstr>
      </vt:variant>
      <vt:variant>
        <vt:i4>1310775</vt:i4>
      </vt:variant>
      <vt:variant>
        <vt:i4>74</vt:i4>
      </vt:variant>
      <vt:variant>
        <vt:i4>0</vt:i4>
      </vt:variant>
      <vt:variant>
        <vt:i4>5</vt:i4>
      </vt:variant>
      <vt:variant>
        <vt:lpwstr/>
      </vt:variant>
      <vt:variant>
        <vt:lpwstr>_Toc198280682</vt:lpwstr>
      </vt:variant>
      <vt:variant>
        <vt:i4>1310775</vt:i4>
      </vt:variant>
      <vt:variant>
        <vt:i4>68</vt:i4>
      </vt:variant>
      <vt:variant>
        <vt:i4>0</vt:i4>
      </vt:variant>
      <vt:variant>
        <vt:i4>5</vt:i4>
      </vt:variant>
      <vt:variant>
        <vt:lpwstr/>
      </vt:variant>
      <vt:variant>
        <vt:lpwstr>_Toc198280681</vt:lpwstr>
      </vt:variant>
      <vt:variant>
        <vt:i4>1310775</vt:i4>
      </vt:variant>
      <vt:variant>
        <vt:i4>62</vt:i4>
      </vt:variant>
      <vt:variant>
        <vt:i4>0</vt:i4>
      </vt:variant>
      <vt:variant>
        <vt:i4>5</vt:i4>
      </vt:variant>
      <vt:variant>
        <vt:lpwstr/>
      </vt:variant>
      <vt:variant>
        <vt:lpwstr>_Toc198280680</vt:lpwstr>
      </vt:variant>
      <vt:variant>
        <vt:i4>1769527</vt:i4>
      </vt:variant>
      <vt:variant>
        <vt:i4>56</vt:i4>
      </vt:variant>
      <vt:variant>
        <vt:i4>0</vt:i4>
      </vt:variant>
      <vt:variant>
        <vt:i4>5</vt:i4>
      </vt:variant>
      <vt:variant>
        <vt:lpwstr/>
      </vt:variant>
      <vt:variant>
        <vt:lpwstr>_Toc198280679</vt:lpwstr>
      </vt:variant>
      <vt:variant>
        <vt:i4>1769527</vt:i4>
      </vt:variant>
      <vt:variant>
        <vt:i4>50</vt:i4>
      </vt:variant>
      <vt:variant>
        <vt:i4>0</vt:i4>
      </vt:variant>
      <vt:variant>
        <vt:i4>5</vt:i4>
      </vt:variant>
      <vt:variant>
        <vt:lpwstr/>
      </vt:variant>
      <vt:variant>
        <vt:lpwstr>_Toc198280678</vt:lpwstr>
      </vt:variant>
      <vt:variant>
        <vt:i4>1769527</vt:i4>
      </vt:variant>
      <vt:variant>
        <vt:i4>44</vt:i4>
      </vt:variant>
      <vt:variant>
        <vt:i4>0</vt:i4>
      </vt:variant>
      <vt:variant>
        <vt:i4>5</vt:i4>
      </vt:variant>
      <vt:variant>
        <vt:lpwstr/>
      </vt:variant>
      <vt:variant>
        <vt:lpwstr>_Toc198280677</vt:lpwstr>
      </vt:variant>
      <vt:variant>
        <vt:i4>1769527</vt:i4>
      </vt:variant>
      <vt:variant>
        <vt:i4>38</vt:i4>
      </vt:variant>
      <vt:variant>
        <vt:i4>0</vt:i4>
      </vt:variant>
      <vt:variant>
        <vt:i4>5</vt:i4>
      </vt:variant>
      <vt:variant>
        <vt:lpwstr/>
      </vt:variant>
      <vt:variant>
        <vt:lpwstr>_Toc198280676</vt:lpwstr>
      </vt:variant>
      <vt:variant>
        <vt:i4>1769527</vt:i4>
      </vt:variant>
      <vt:variant>
        <vt:i4>32</vt:i4>
      </vt:variant>
      <vt:variant>
        <vt:i4>0</vt:i4>
      </vt:variant>
      <vt:variant>
        <vt:i4>5</vt:i4>
      </vt:variant>
      <vt:variant>
        <vt:lpwstr/>
      </vt:variant>
      <vt:variant>
        <vt:lpwstr>_Toc198280675</vt:lpwstr>
      </vt:variant>
      <vt:variant>
        <vt:i4>1769527</vt:i4>
      </vt:variant>
      <vt:variant>
        <vt:i4>26</vt:i4>
      </vt:variant>
      <vt:variant>
        <vt:i4>0</vt:i4>
      </vt:variant>
      <vt:variant>
        <vt:i4>5</vt:i4>
      </vt:variant>
      <vt:variant>
        <vt:lpwstr/>
      </vt:variant>
      <vt:variant>
        <vt:lpwstr>_Toc198280674</vt:lpwstr>
      </vt:variant>
      <vt:variant>
        <vt:i4>1769527</vt:i4>
      </vt:variant>
      <vt:variant>
        <vt:i4>20</vt:i4>
      </vt:variant>
      <vt:variant>
        <vt:i4>0</vt:i4>
      </vt:variant>
      <vt:variant>
        <vt:i4>5</vt:i4>
      </vt:variant>
      <vt:variant>
        <vt:lpwstr/>
      </vt:variant>
      <vt:variant>
        <vt:lpwstr>_Toc198280673</vt:lpwstr>
      </vt:variant>
      <vt:variant>
        <vt:i4>1769527</vt:i4>
      </vt:variant>
      <vt:variant>
        <vt:i4>14</vt:i4>
      </vt:variant>
      <vt:variant>
        <vt:i4>0</vt:i4>
      </vt:variant>
      <vt:variant>
        <vt:i4>5</vt:i4>
      </vt:variant>
      <vt:variant>
        <vt:lpwstr/>
      </vt:variant>
      <vt:variant>
        <vt:lpwstr>_Toc198280672</vt:lpwstr>
      </vt:variant>
      <vt:variant>
        <vt:i4>1769527</vt:i4>
      </vt:variant>
      <vt:variant>
        <vt:i4>8</vt:i4>
      </vt:variant>
      <vt:variant>
        <vt:i4>0</vt:i4>
      </vt:variant>
      <vt:variant>
        <vt:i4>5</vt:i4>
      </vt:variant>
      <vt:variant>
        <vt:lpwstr/>
      </vt:variant>
      <vt:variant>
        <vt:lpwstr>_Toc198280671</vt:lpwstr>
      </vt:variant>
      <vt:variant>
        <vt:i4>1769527</vt:i4>
      </vt:variant>
      <vt:variant>
        <vt:i4>2</vt:i4>
      </vt:variant>
      <vt:variant>
        <vt:i4>0</vt:i4>
      </vt:variant>
      <vt:variant>
        <vt:i4>5</vt:i4>
      </vt:variant>
      <vt:variant>
        <vt:lpwstr/>
      </vt:variant>
      <vt:variant>
        <vt:lpwstr>_Toc198280670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Remote Access Detailed Design</dc:title>
  <dc:subject/>
  <dc:creator>Microsoft Office User</dc:creator>
  <cp:keywords/>
  <dc:description/>
  <cp:lastModifiedBy>Olli Ojala | Orro</cp:lastModifiedBy>
  <cp:revision>10</cp:revision>
  <dcterms:created xsi:type="dcterms:W3CDTF">2025-10-08T23:26:00Z</dcterms:created>
  <dcterms:modified xsi:type="dcterms:W3CDTF">2025-12-01T22:12:00Z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0x0101001DDCE366EEEA5E4AAC1C0A23BE52E265</vt:lpwstr>
  </property>
  <property fmtid="{D5CDD505-2E9C-101B-9397-08002B2CF9AE}" pid="3" name="MediaServiceImageTags">
    <vt:lpwstr/>
  </property>
  <property fmtid="{D5CDD505-2E9C-101B-9397-08002B2CF9AE}" pid="4" name="GrammarlyDocumentId">
    <vt:lpwstr>96378546-e5e5-451e-a0a3-8fc6caffd9e7</vt:lpwstr>
  </property>
</Properties>
</file>